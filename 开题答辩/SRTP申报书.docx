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F34E4">
      <w:pPr>
        <w:spacing w:before="1248" w:beforeLines="400"/>
        <w:rPr>
          <w:rFonts w:ascii="方正大标宋简体" w:eastAsia="方正大标宋简体"/>
          <w:color w:val="auto"/>
          <w:sz w:val="30"/>
          <w:szCs w:val="30"/>
        </w:rPr>
      </w:pPr>
    </w:p>
    <w:p w14:paraId="13FB05B9">
      <w:pPr>
        <w:tabs>
          <w:tab w:val="left" w:pos="6840"/>
        </w:tabs>
        <w:adjustRightInd w:val="0"/>
        <w:spacing w:before="156" w:beforeLines="50" w:line="480" w:lineRule="auto"/>
        <w:ind w:firstLine="261" w:firstLineChars="50"/>
        <w:jc w:val="center"/>
        <w:rPr>
          <w:rFonts w:ascii="黑体" w:hAnsi="宋体" w:eastAsia="黑体"/>
          <w:b/>
          <w:bCs/>
          <w:sz w:val="52"/>
          <w:szCs w:val="52"/>
        </w:rPr>
      </w:pPr>
      <w:r>
        <w:rPr>
          <w:rFonts w:hint="eastAsia" w:ascii="黑体" w:hAnsi="宋体" w:eastAsia="黑体"/>
          <w:b/>
          <w:bCs/>
          <w:sz w:val="52"/>
          <w:szCs w:val="52"/>
        </w:rPr>
        <w:t>浙江大学大学生创新训练项目</w:t>
      </w:r>
    </w:p>
    <w:p w14:paraId="05D485FA">
      <w:pPr>
        <w:tabs>
          <w:tab w:val="left" w:pos="6840"/>
        </w:tabs>
        <w:adjustRightInd w:val="0"/>
        <w:spacing w:line="480" w:lineRule="auto"/>
        <w:ind w:firstLine="261" w:firstLineChars="50"/>
        <w:jc w:val="center"/>
        <w:rPr>
          <w:rFonts w:ascii="黑体" w:hAnsi="宋体" w:eastAsia="黑体"/>
          <w:b/>
          <w:bCs/>
          <w:sz w:val="52"/>
          <w:szCs w:val="52"/>
        </w:rPr>
      </w:pPr>
      <w:r>
        <w:rPr>
          <w:rFonts w:hint="eastAsia" w:ascii="黑体" w:hAnsi="宋体" w:eastAsia="黑体"/>
          <w:b/>
          <w:bCs/>
          <w:sz w:val="52"/>
          <w:szCs w:val="52"/>
        </w:rPr>
        <w:t>申报书</w:t>
      </w:r>
    </w:p>
    <w:p w14:paraId="7B28FD57">
      <w:pPr>
        <w:spacing w:line="500" w:lineRule="exact"/>
        <w:rPr>
          <w:b/>
          <w:bCs/>
        </w:rPr>
      </w:pPr>
    </w:p>
    <w:p w14:paraId="46AB5A89">
      <w:pPr>
        <w:spacing w:line="500" w:lineRule="exact"/>
        <w:rPr>
          <w:b/>
          <w:bCs/>
        </w:rPr>
      </w:pPr>
    </w:p>
    <w:p w14:paraId="00C53BDF">
      <w:pPr>
        <w:ind w:firstLine="1446" w:firstLineChars="450"/>
        <w:jc w:val="left"/>
        <w:rPr>
          <w:rFonts w:ascii="黑体" w:hAnsi="黑体" w:eastAsia="黑体" w:cs="黑体"/>
          <w:sz w:val="32"/>
          <w:szCs w:val="30"/>
        </w:rPr>
      </w:pPr>
      <w:r>
        <w:rPr>
          <w:rFonts w:hint="eastAsia" w:ascii="黑体" w:hAnsi="黑体" w:eastAsia="黑体" w:cs="黑体"/>
          <w:b/>
          <w:sz w:val="32"/>
          <w:szCs w:val="30"/>
        </w:rPr>
        <w:t>项目编号：　　　　　　</w:t>
      </w:r>
      <w:r>
        <w:rPr>
          <w:rFonts w:hint="eastAsia" w:ascii="黑体" w:hAnsi="黑体" w:eastAsia="黑体" w:cs="黑体"/>
          <w:sz w:val="32"/>
          <w:szCs w:val="30"/>
        </w:rPr>
        <w:t xml:space="preserve">               </w:t>
      </w:r>
    </w:p>
    <w:p w14:paraId="440155E3">
      <w:pPr>
        <w:spacing w:line="480" w:lineRule="auto"/>
        <w:rPr>
          <w:rFonts w:ascii="黑体" w:hAnsi="黑体" w:eastAsia="黑体" w:cs="黑体"/>
          <w:b/>
          <w:sz w:val="32"/>
          <w:szCs w:val="30"/>
        </w:rPr>
      </w:pPr>
      <w:r>
        <w:rPr>
          <w:rFonts w:hint="eastAsia" w:ascii="黑体" w:hAnsi="黑体" w:eastAsia="黑体" w:cs="黑体"/>
          <w:sz w:val="32"/>
          <w:szCs w:val="30"/>
        </w:rPr>
        <w:t xml:space="preserve">       </w:t>
      </w:r>
      <w:r>
        <w:rPr>
          <w:rFonts w:hint="eastAsia" w:ascii="黑体" w:hAnsi="黑体" w:eastAsia="黑体" w:cs="黑体"/>
          <w:b/>
          <w:sz w:val="32"/>
          <w:szCs w:val="30"/>
        </w:rPr>
        <w:t xml:space="preserve">  项目名称：</w:t>
      </w:r>
      <w:r>
        <w:rPr>
          <w:rFonts w:hint="eastAsia" w:ascii="黑体" w:hAnsi="黑体" w:eastAsia="黑体" w:cs="黑体"/>
          <w:b/>
          <w:sz w:val="32"/>
          <w:szCs w:val="30"/>
          <w:u w:val="single"/>
        </w:rPr>
        <w:t xml:space="preserve">               </w:t>
      </w:r>
      <w:ins w:id="0" w:author="李佳昱" w:date="2026-04-03T11:28:02Z">
        <w:r>
          <w:rPr>
            <w:rFonts w:hint="eastAsia" w:ascii="楷体" w:hAnsi="楷体" w:eastAsia="楷体"/>
            <w:color w:val="auto"/>
            <w:sz w:val="24"/>
            <w:szCs w:val="21"/>
          </w:rPr>
          <w:t>基于特征解耦与知识增强的“电力看经济”智能体构建方法</w:t>
        </w:r>
      </w:ins>
      <w:r>
        <w:rPr>
          <w:rFonts w:hint="eastAsia" w:ascii="黑体" w:hAnsi="黑体" w:eastAsia="黑体" w:cs="黑体"/>
          <w:b/>
          <w:sz w:val="32"/>
          <w:szCs w:val="30"/>
          <w:u w:val="single"/>
        </w:rPr>
        <w:t xml:space="preserve">      </w:t>
      </w:r>
      <w:r>
        <w:rPr>
          <w:rFonts w:ascii="黑体" w:hAnsi="黑体" w:eastAsia="黑体" w:cs="黑体"/>
          <w:b/>
          <w:sz w:val="32"/>
          <w:szCs w:val="30"/>
          <w:u w:val="single"/>
        </w:rPr>
        <w:t xml:space="preserve">            </w:t>
      </w:r>
      <w:bookmarkStart w:id="0" w:name="_GoBack"/>
      <w:bookmarkEnd w:id="0"/>
    </w:p>
    <w:p w14:paraId="21766664">
      <w:pPr>
        <w:spacing w:line="480" w:lineRule="auto"/>
        <w:ind w:left="320" w:hanging="320" w:hangingChars="100"/>
        <w:rPr>
          <w:rFonts w:ascii="黑体" w:hAnsi="黑体" w:eastAsia="黑体" w:cs="黑体"/>
          <w:b/>
          <w:sz w:val="32"/>
          <w:szCs w:val="30"/>
        </w:rPr>
      </w:pPr>
      <w:r>
        <w:rPr>
          <w:rFonts w:hint="eastAsia" w:ascii="黑体" w:hAnsi="黑体" w:eastAsia="黑体" w:cs="黑体"/>
          <w:sz w:val="32"/>
          <w:szCs w:val="30"/>
        </w:rPr>
        <w:t xml:space="preserve">       </w:t>
      </w:r>
      <w:r>
        <w:rPr>
          <w:rFonts w:hint="eastAsia" w:ascii="黑体" w:hAnsi="黑体" w:eastAsia="黑体" w:cs="黑体"/>
          <w:b/>
          <w:sz w:val="32"/>
          <w:szCs w:val="30"/>
        </w:rPr>
        <w:t xml:space="preserve">  项目负责人：</w:t>
      </w:r>
      <w:r>
        <w:rPr>
          <w:rFonts w:hint="eastAsia" w:ascii="黑体" w:hAnsi="黑体" w:eastAsia="黑体" w:cs="黑体"/>
          <w:b/>
          <w:sz w:val="32"/>
          <w:szCs w:val="30"/>
          <w:u w:val="single"/>
        </w:rPr>
        <w:t xml:space="preserve">        </w:t>
      </w:r>
      <w:r>
        <w:rPr>
          <w:rFonts w:hint="eastAsia" w:ascii="黑体" w:hAnsi="黑体" w:eastAsia="黑体" w:cs="黑体"/>
          <w:b/>
          <w:sz w:val="32"/>
          <w:szCs w:val="30"/>
        </w:rPr>
        <w:t>学号</w:t>
      </w:r>
      <w:r>
        <w:rPr>
          <w:rFonts w:ascii="黑体" w:hAnsi="黑体" w:eastAsia="黑体" w:cs="黑体"/>
          <w:b/>
          <w:sz w:val="32"/>
          <w:szCs w:val="30"/>
        </w:rPr>
        <w:t>：</w:t>
      </w:r>
      <w:r>
        <w:rPr>
          <w:rFonts w:hint="eastAsia" w:ascii="黑体" w:hAnsi="黑体" w:eastAsia="黑体" w:cs="黑体"/>
          <w:b/>
          <w:sz w:val="32"/>
          <w:szCs w:val="30"/>
          <w:u w:val="single"/>
        </w:rPr>
        <w:t xml:space="preserve">        </w:t>
      </w:r>
      <w:r>
        <w:rPr>
          <w:rFonts w:ascii="黑体" w:hAnsi="黑体" w:eastAsia="黑体" w:cs="黑体"/>
          <w:b/>
          <w:sz w:val="32"/>
          <w:szCs w:val="30"/>
          <w:u w:val="single"/>
        </w:rPr>
        <w:t xml:space="preserve">      </w:t>
      </w:r>
    </w:p>
    <w:p w14:paraId="6276590A">
      <w:pPr>
        <w:spacing w:line="480" w:lineRule="auto"/>
        <w:rPr>
          <w:rFonts w:ascii="黑体" w:hAnsi="黑体" w:eastAsia="黑体" w:cs="黑体"/>
          <w:b/>
          <w:sz w:val="32"/>
          <w:szCs w:val="30"/>
          <w:u w:val="single"/>
        </w:rPr>
      </w:pPr>
      <w:r>
        <w:rPr>
          <w:rFonts w:hint="eastAsia" w:ascii="黑体" w:hAnsi="黑体" w:eastAsia="黑体" w:cs="黑体"/>
          <w:sz w:val="32"/>
          <w:szCs w:val="30"/>
        </w:rPr>
        <w:t xml:space="preserve">       </w:t>
      </w:r>
      <w:r>
        <w:rPr>
          <w:rFonts w:hint="eastAsia" w:ascii="黑体" w:hAnsi="黑体" w:eastAsia="黑体" w:cs="黑体"/>
          <w:b/>
          <w:sz w:val="32"/>
          <w:szCs w:val="30"/>
        </w:rPr>
        <w:t xml:space="preserve">  院（系）：</w:t>
      </w:r>
      <w:r>
        <w:rPr>
          <w:rFonts w:hint="eastAsia" w:ascii="黑体" w:hAnsi="黑体" w:eastAsia="黑体" w:cs="黑体"/>
          <w:b/>
          <w:sz w:val="32"/>
          <w:szCs w:val="30"/>
          <w:u w:val="single"/>
        </w:rPr>
        <w:t xml:space="preserve">                     </w:t>
      </w:r>
      <w:r>
        <w:rPr>
          <w:rFonts w:ascii="黑体" w:hAnsi="黑体" w:eastAsia="黑体" w:cs="黑体"/>
          <w:b/>
          <w:sz w:val="32"/>
          <w:szCs w:val="30"/>
          <w:u w:val="single"/>
        </w:rPr>
        <w:t xml:space="preserve">             </w:t>
      </w:r>
    </w:p>
    <w:p w14:paraId="3BE186C4">
      <w:pPr>
        <w:spacing w:line="480" w:lineRule="auto"/>
        <w:rPr>
          <w:rFonts w:ascii="黑体" w:hAnsi="黑体" w:eastAsia="黑体" w:cs="黑体"/>
          <w:b/>
          <w:sz w:val="32"/>
          <w:szCs w:val="30"/>
          <w:u w:val="single"/>
        </w:rPr>
      </w:pPr>
      <w:r>
        <w:rPr>
          <w:rFonts w:hint="eastAsia" w:ascii="黑体" w:hAnsi="黑体" w:eastAsia="黑体" w:cs="黑体"/>
          <w:sz w:val="32"/>
          <w:szCs w:val="30"/>
        </w:rPr>
        <w:t xml:space="preserve">       </w:t>
      </w:r>
      <w:r>
        <w:rPr>
          <w:rFonts w:hint="eastAsia" w:ascii="黑体" w:hAnsi="黑体" w:eastAsia="黑体" w:cs="黑体"/>
          <w:b/>
          <w:sz w:val="32"/>
          <w:szCs w:val="30"/>
        </w:rPr>
        <w:t xml:space="preserve">  联系电话：</w:t>
      </w:r>
      <w:r>
        <w:rPr>
          <w:rFonts w:hint="eastAsia" w:ascii="黑体" w:hAnsi="黑体" w:eastAsia="黑体" w:cs="黑体"/>
          <w:b/>
          <w:sz w:val="32"/>
          <w:szCs w:val="30"/>
          <w:u w:val="single"/>
        </w:rPr>
        <w:t xml:space="preserve">                                  </w:t>
      </w:r>
    </w:p>
    <w:p w14:paraId="47CF6D39">
      <w:pPr>
        <w:spacing w:line="480" w:lineRule="auto"/>
        <w:rPr>
          <w:rFonts w:ascii="黑体" w:hAnsi="黑体" w:eastAsia="黑体" w:cs="黑体"/>
          <w:b/>
          <w:sz w:val="32"/>
          <w:szCs w:val="30"/>
        </w:rPr>
      </w:pPr>
      <w:r>
        <w:rPr>
          <w:rFonts w:hint="eastAsia" w:ascii="黑体" w:hAnsi="黑体" w:eastAsia="黑体" w:cs="黑体"/>
          <w:sz w:val="32"/>
          <w:szCs w:val="30"/>
        </w:rPr>
        <w:t xml:space="preserve">       </w:t>
      </w:r>
      <w:r>
        <w:rPr>
          <w:rFonts w:hint="eastAsia" w:ascii="黑体" w:hAnsi="黑体" w:eastAsia="黑体" w:cs="黑体"/>
          <w:b/>
          <w:sz w:val="32"/>
          <w:szCs w:val="30"/>
        </w:rPr>
        <w:t xml:space="preserve">  电子邮件</w:t>
      </w:r>
      <w:r>
        <w:rPr>
          <w:rFonts w:ascii="黑体" w:hAnsi="黑体" w:eastAsia="黑体" w:cs="黑体"/>
          <w:b/>
          <w:sz w:val="32"/>
          <w:szCs w:val="30"/>
        </w:rPr>
        <w:t>：</w:t>
      </w:r>
      <w:r>
        <w:rPr>
          <w:rFonts w:hint="eastAsia" w:ascii="黑体" w:hAnsi="黑体" w:eastAsia="黑体" w:cs="黑体"/>
          <w:b/>
          <w:sz w:val="32"/>
          <w:szCs w:val="30"/>
          <w:u w:val="single"/>
        </w:rPr>
        <w:t xml:space="preserve">                                 </w:t>
      </w:r>
    </w:p>
    <w:p w14:paraId="16CE3C21">
      <w:pPr>
        <w:spacing w:line="480" w:lineRule="auto"/>
        <w:rPr>
          <w:rFonts w:ascii="黑体" w:hAnsi="黑体" w:eastAsia="黑体" w:cs="黑体"/>
          <w:b/>
          <w:sz w:val="32"/>
          <w:szCs w:val="30"/>
          <w:u w:val="single"/>
        </w:rPr>
      </w:pPr>
      <w:r>
        <w:rPr>
          <w:rFonts w:hint="eastAsia" w:ascii="黑体" w:hAnsi="黑体" w:eastAsia="黑体" w:cs="黑体"/>
          <w:sz w:val="32"/>
          <w:szCs w:val="30"/>
        </w:rPr>
        <w:t xml:space="preserve">       </w:t>
      </w:r>
      <w:r>
        <w:rPr>
          <w:rFonts w:hint="eastAsia" w:ascii="黑体" w:hAnsi="黑体" w:eastAsia="黑体" w:cs="黑体"/>
          <w:b/>
          <w:sz w:val="32"/>
          <w:szCs w:val="30"/>
        </w:rPr>
        <w:t xml:space="preserve">  指导教师：</w:t>
      </w:r>
      <w:r>
        <w:rPr>
          <w:rFonts w:hint="eastAsia" w:ascii="黑体" w:hAnsi="黑体" w:eastAsia="黑体" w:cs="黑体"/>
          <w:b/>
          <w:sz w:val="32"/>
          <w:szCs w:val="30"/>
          <w:u w:val="single"/>
        </w:rPr>
        <w:t xml:space="preserve">        </w:t>
      </w:r>
      <w:r>
        <w:rPr>
          <w:rFonts w:hint="eastAsia" w:ascii="黑体" w:hAnsi="黑体" w:eastAsia="黑体" w:cs="黑体"/>
          <w:b/>
          <w:sz w:val="32"/>
          <w:szCs w:val="30"/>
        </w:rPr>
        <w:t>职称</w:t>
      </w:r>
      <w:r>
        <w:rPr>
          <w:rFonts w:ascii="黑体" w:hAnsi="黑体" w:eastAsia="黑体" w:cs="黑体"/>
          <w:b/>
          <w:sz w:val="32"/>
          <w:szCs w:val="30"/>
        </w:rPr>
        <w:t>：</w:t>
      </w:r>
      <w:r>
        <w:rPr>
          <w:rFonts w:hint="eastAsia" w:ascii="黑体" w:hAnsi="黑体" w:eastAsia="黑体" w:cs="黑体"/>
          <w:b/>
          <w:sz w:val="32"/>
          <w:szCs w:val="30"/>
          <w:u w:val="single"/>
        </w:rPr>
        <w:t xml:space="preserve">         </w:t>
      </w:r>
      <w:r>
        <w:rPr>
          <w:rFonts w:ascii="黑体" w:hAnsi="黑体" w:eastAsia="黑体" w:cs="黑体"/>
          <w:b/>
          <w:sz w:val="32"/>
          <w:szCs w:val="30"/>
          <w:u w:val="single"/>
        </w:rPr>
        <w:t xml:space="preserve">        </w:t>
      </w:r>
    </w:p>
    <w:p w14:paraId="13449D58">
      <w:pPr>
        <w:spacing w:line="480" w:lineRule="auto"/>
        <w:rPr>
          <w:rFonts w:ascii="黑体" w:hAnsi="黑体" w:eastAsia="黑体" w:cs="黑体"/>
          <w:b/>
          <w:sz w:val="32"/>
          <w:szCs w:val="30"/>
        </w:rPr>
      </w:pPr>
      <w:r>
        <w:rPr>
          <w:rFonts w:hint="eastAsia" w:cs="宋体"/>
          <w:b/>
          <w:kern w:val="0"/>
          <w:sz w:val="28"/>
        </w:rPr>
        <w:t xml:space="preserve">          申报级别</w:t>
      </w:r>
      <w:r>
        <w:rPr>
          <w:rFonts w:ascii="黑体" w:hAnsi="黑体" w:eastAsia="黑体" w:cs="黑体"/>
          <w:b/>
          <w:sz w:val="32"/>
          <w:szCs w:val="30"/>
        </w:rPr>
        <w:t>：</w:t>
      </w:r>
      <w:r>
        <w:rPr>
          <w:rFonts w:hint="eastAsia" w:ascii="黑体" w:hAnsi="黑体" w:eastAsia="黑体" w:cs="黑体"/>
          <w:b/>
          <w:sz w:val="32"/>
          <w:szCs w:val="30"/>
          <w:u w:val="single"/>
        </w:rPr>
        <w:t xml:space="preserve">                                 </w:t>
      </w:r>
    </w:p>
    <w:p w14:paraId="043B968C">
      <w:pPr>
        <w:rPr>
          <w:rFonts w:cs="宋体"/>
          <w:b/>
          <w:kern w:val="0"/>
          <w:sz w:val="28"/>
        </w:rPr>
      </w:pPr>
    </w:p>
    <w:p w14:paraId="050333CD">
      <w:pPr>
        <w:rPr>
          <w:rFonts w:cs="宋体"/>
          <w:b/>
          <w:kern w:val="0"/>
          <w:sz w:val="28"/>
        </w:rPr>
      </w:pPr>
    </w:p>
    <w:p w14:paraId="2C6D713E">
      <w:pPr>
        <w:rPr>
          <w:rFonts w:cs="宋体"/>
          <w:b/>
          <w:kern w:val="0"/>
          <w:sz w:val="28"/>
        </w:rPr>
      </w:pPr>
    </w:p>
    <w:p w14:paraId="5A32A864">
      <w:pPr>
        <w:rPr>
          <w:rFonts w:cs="宋体"/>
          <w:b/>
          <w:kern w:val="0"/>
          <w:sz w:val="28"/>
        </w:rPr>
      </w:pPr>
    </w:p>
    <w:p w14:paraId="2E322DFA">
      <w:pPr>
        <w:rPr>
          <w:rFonts w:cs="宋体"/>
          <w:b/>
          <w:kern w:val="0"/>
          <w:sz w:val="28"/>
        </w:rPr>
      </w:pPr>
    </w:p>
    <w:p w14:paraId="0520B027">
      <w:pPr>
        <w:rPr>
          <w:rFonts w:cs="宋体"/>
          <w:b/>
          <w:kern w:val="0"/>
          <w:sz w:val="28"/>
        </w:rPr>
      </w:pPr>
    </w:p>
    <w:p w14:paraId="3546187F">
      <w:pPr>
        <w:adjustRightInd w:val="0"/>
        <w:spacing w:line="360" w:lineRule="atLeast"/>
        <w:jc w:val="center"/>
        <w:rPr>
          <w:rFonts w:ascii="黑体" w:eastAsia="黑体"/>
          <w:b/>
          <w:bCs/>
          <w:sz w:val="36"/>
          <w:szCs w:val="36"/>
        </w:rPr>
      </w:pPr>
      <w:r>
        <w:rPr>
          <w:rFonts w:hint="eastAsia" w:ascii="黑体" w:eastAsia="黑体"/>
          <w:b/>
          <w:bCs/>
          <w:sz w:val="36"/>
          <w:szCs w:val="36"/>
        </w:rPr>
        <w:t>浙江大学本科生院</w:t>
      </w:r>
      <w:r>
        <w:rPr>
          <w:rFonts w:ascii="黑体" w:eastAsia="黑体"/>
          <w:b/>
          <w:bCs/>
          <w:sz w:val="36"/>
          <w:szCs w:val="36"/>
        </w:rPr>
        <w:t>教务处</w:t>
      </w:r>
    </w:p>
    <w:p w14:paraId="077F5050">
      <w:pPr>
        <w:adjustRightInd w:val="0"/>
        <w:spacing w:line="360" w:lineRule="atLeast"/>
        <w:jc w:val="center"/>
        <w:rPr>
          <w:rFonts w:ascii="黑体" w:eastAsia="黑体"/>
          <w:b/>
          <w:bCs/>
          <w:sz w:val="36"/>
          <w:szCs w:val="36"/>
        </w:rPr>
      </w:pPr>
      <w:r>
        <w:rPr>
          <w:rFonts w:hint="eastAsia" w:ascii="黑体" w:eastAsia="黑体"/>
          <w:b/>
          <w:bCs/>
          <w:sz w:val="36"/>
          <w:szCs w:val="36"/>
        </w:rPr>
        <w:t>年  月  日</w:t>
      </w:r>
    </w:p>
    <w:p w14:paraId="1C9EEFC2">
      <w:pPr>
        <w:spacing w:line="500" w:lineRule="exact"/>
        <w:jc w:val="center"/>
        <w:rPr>
          <w:rFonts w:eastAsia="黑体"/>
          <w:b/>
          <w:spacing w:val="32"/>
          <w:sz w:val="36"/>
        </w:rPr>
      </w:pPr>
      <w:r>
        <w:rPr>
          <w:rFonts w:hint="eastAsia" w:eastAsia="黑体"/>
          <w:b/>
          <w:spacing w:val="32"/>
          <w:sz w:val="36"/>
        </w:rPr>
        <w:t>填 写 说 明</w:t>
      </w:r>
    </w:p>
    <w:p w14:paraId="3EA34809">
      <w:pPr>
        <w:spacing w:line="500" w:lineRule="exact"/>
        <w:jc w:val="center"/>
        <w:rPr>
          <w:rFonts w:eastAsia="黑体"/>
          <w:sz w:val="36"/>
        </w:rPr>
      </w:pPr>
    </w:p>
    <w:p w14:paraId="3E492D8E">
      <w:pPr>
        <w:spacing w:line="400" w:lineRule="atLeast"/>
        <w:ind w:left="107" w:leftChars="51" w:right="113" w:firstLine="560" w:firstLineChars="200"/>
        <w:rPr>
          <w:rFonts w:ascii="仿宋_GB2312" w:eastAsia="仿宋_GB2312"/>
          <w:sz w:val="28"/>
          <w:szCs w:val="28"/>
        </w:rPr>
      </w:pPr>
      <w:r>
        <w:rPr>
          <w:rFonts w:hint="eastAsia" w:ascii="仿宋_GB2312" w:eastAsia="仿宋_GB2312"/>
          <w:sz w:val="28"/>
          <w:szCs w:val="28"/>
        </w:rPr>
        <w:t>一、申报书要按照要求，逐项认真填写，填写内容必须实事求是，表达明确、严谨，首页只填负责人，“项目编号”一栏不填。</w:t>
      </w:r>
    </w:p>
    <w:p w14:paraId="366E12DC">
      <w:pPr>
        <w:ind w:firstLine="700" w:firstLineChars="250"/>
        <w:rPr>
          <w:rFonts w:ascii="仿宋_GB2312" w:eastAsia="仿宋_GB2312"/>
          <w:sz w:val="28"/>
          <w:szCs w:val="28"/>
        </w:rPr>
      </w:pPr>
      <w:r>
        <w:rPr>
          <w:rFonts w:hint="eastAsia" w:ascii="仿宋_GB2312" w:eastAsia="仿宋_GB2312"/>
          <w:sz w:val="28"/>
          <w:szCs w:val="28"/>
        </w:rPr>
        <w:t>二、格式要求：申报书中各项内容以Word文档格式填写，表格中的字体为小四号楷体，行距为最小值20磅；表格空间不足的，可以扩展或另附纸张。</w:t>
      </w:r>
    </w:p>
    <w:p w14:paraId="2B7A7913">
      <w:pPr>
        <w:adjustRightInd w:val="0"/>
        <w:spacing w:line="360" w:lineRule="atLeast"/>
        <w:jc w:val="center"/>
        <w:rPr>
          <w:rFonts w:ascii="黑体" w:eastAsia="黑体"/>
          <w:b/>
          <w:bCs/>
          <w:sz w:val="36"/>
          <w:szCs w:val="36"/>
        </w:rPr>
      </w:pPr>
    </w:p>
    <w:p w14:paraId="7A402F69">
      <w:pPr>
        <w:adjustRightInd w:val="0"/>
        <w:spacing w:line="360" w:lineRule="atLeast"/>
        <w:jc w:val="center"/>
        <w:rPr>
          <w:rFonts w:ascii="黑体" w:eastAsia="黑体"/>
          <w:b/>
          <w:bCs/>
          <w:sz w:val="36"/>
          <w:szCs w:val="36"/>
        </w:rPr>
      </w:pPr>
    </w:p>
    <w:p w14:paraId="5CC3B695">
      <w:pPr>
        <w:adjustRightInd w:val="0"/>
        <w:spacing w:line="360" w:lineRule="atLeast"/>
        <w:jc w:val="center"/>
        <w:rPr>
          <w:rFonts w:ascii="黑体" w:eastAsia="黑体"/>
          <w:b/>
          <w:bCs/>
          <w:sz w:val="36"/>
          <w:szCs w:val="36"/>
        </w:rPr>
      </w:pPr>
    </w:p>
    <w:p w14:paraId="14972985">
      <w:pPr>
        <w:adjustRightInd w:val="0"/>
        <w:spacing w:line="360" w:lineRule="atLeast"/>
        <w:jc w:val="center"/>
        <w:rPr>
          <w:rFonts w:ascii="黑体" w:eastAsia="黑体"/>
          <w:b/>
          <w:bCs/>
          <w:sz w:val="36"/>
          <w:szCs w:val="36"/>
        </w:rPr>
      </w:pPr>
    </w:p>
    <w:p w14:paraId="244DB383">
      <w:pPr>
        <w:adjustRightInd w:val="0"/>
        <w:spacing w:line="360" w:lineRule="atLeast"/>
        <w:jc w:val="center"/>
        <w:rPr>
          <w:rFonts w:ascii="黑体" w:eastAsia="黑体"/>
          <w:b/>
          <w:bCs/>
          <w:sz w:val="36"/>
          <w:szCs w:val="36"/>
        </w:rPr>
      </w:pPr>
    </w:p>
    <w:p w14:paraId="232D3972">
      <w:pPr>
        <w:adjustRightInd w:val="0"/>
        <w:spacing w:line="360" w:lineRule="atLeast"/>
        <w:jc w:val="center"/>
        <w:rPr>
          <w:rFonts w:ascii="黑体" w:eastAsia="黑体"/>
          <w:b/>
          <w:bCs/>
          <w:sz w:val="36"/>
          <w:szCs w:val="36"/>
        </w:rPr>
      </w:pPr>
    </w:p>
    <w:p w14:paraId="4CC7FF86">
      <w:pPr>
        <w:adjustRightInd w:val="0"/>
        <w:spacing w:line="360" w:lineRule="atLeast"/>
        <w:jc w:val="center"/>
        <w:rPr>
          <w:rFonts w:ascii="黑体" w:eastAsia="黑体"/>
          <w:b/>
          <w:bCs/>
          <w:sz w:val="36"/>
          <w:szCs w:val="36"/>
        </w:rPr>
      </w:pPr>
    </w:p>
    <w:p w14:paraId="76157B10">
      <w:pPr>
        <w:adjustRightInd w:val="0"/>
        <w:spacing w:line="360" w:lineRule="atLeast"/>
        <w:jc w:val="center"/>
        <w:rPr>
          <w:rFonts w:ascii="黑体" w:eastAsia="黑体"/>
          <w:b/>
          <w:bCs/>
          <w:sz w:val="36"/>
          <w:szCs w:val="36"/>
        </w:rPr>
      </w:pPr>
    </w:p>
    <w:p w14:paraId="07BE73B1">
      <w:pPr>
        <w:adjustRightInd w:val="0"/>
        <w:spacing w:line="360" w:lineRule="atLeast"/>
        <w:jc w:val="center"/>
        <w:rPr>
          <w:rFonts w:ascii="黑体" w:eastAsia="黑体"/>
          <w:b/>
          <w:bCs/>
          <w:sz w:val="36"/>
          <w:szCs w:val="36"/>
        </w:rPr>
      </w:pPr>
    </w:p>
    <w:p w14:paraId="49704082">
      <w:pPr>
        <w:adjustRightInd w:val="0"/>
        <w:spacing w:line="360" w:lineRule="atLeast"/>
        <w:jc w:val="center"/>
        <w:rPr>
          <w:rFonts w:ascii="黑体" w:eastAsia="黑体"/>
          <w:b/>
          <w:bCs/>
          <w:sz w:val="36"/>
          <w:szCs w:val="36"/>
        </w:rPr>
      </w:pPr>
    </w:p>
    <w:p w14:paraId="41406676">
      <w:pPr>
        <w:adjustRightInd w:val="0"/>
        <w:spacing w:line="360" w:lineRule="atLeast"/>
        <w:jc w:val="center"/>
        <w:rPr>
          <w:rFonts w:ascii="黑体" w:eastAsia="黑体"/>
          <w:b/>
          <w:bCs/>
          <w:sz w:val="36"/>
          <w:szCs w:val="36"/>
        </w:rPr>
      </w:pPr>
    </w:p>
    <w:p w14:paraId="60952F4F">
      <w:pPr>
        <w:adjustRightInd w:val="0"/>
        <w:spacing w:line="360" w:lineRule="atLeast"/>
        <w:jc w:val="center"/>
        <w:rPr>
          <w:rFonts w:ascii="黑体" w:eastAsia="黑体"/>
          <w:b/>
          <w:bCs/>
          <w:sz w:val="36"/>
          <w:szCs w:val="36"/>
        </w:rPr>
      </w:pPr>
    </w:p>
    <w:p w14:paraId="7D1A1561">
      <w:pPr>
        <w:adjustRightInd w:val="0"/>
        <w:spacing w:line="360" w:lineRule="atLeast"/>
        <w:jc w:val="center"/>
        <w:rPr>
          <w:rFonts w:ascii="黑体" w:eastAsia="黑体"/>
          <w:b/>
          <w:bCs/>
          <w:sz w:val="36"/>
          <w:szCs w:val="36"/>
        </w:rPr>
      </w:pPr>
    </w:p>
    <w:p w14:paraId="13EA892D">
      <w:pPr>
        <w:adjustRightInd w:val="0"/>
        <w:spacing w:line="360" w:lineRule="atLeast"/>
        <w:rPr>
          <w:rFonts w:ascii="仿宋_GB2312" w:eastAsia="仿宋_GB2312"/>
          <w:sz w:val="28"/>
          <w:szCs w:val="28"/>
        </w:rPr>
      </w:pPr>
    </w:p>
    <w:p w14:paraId="09334D63">
      <w:pPr>
        <w:adjustRightInd w:val="0"/>
        <w:spacing w:line="360" w:lineRule="atLeast"/>
        <w:rPr>
          <w:rFonts w:ascii="黑体" w:eastAsia="黑体"/>
          <w:b/>
          <w:bCs/>
          <w:sz w:val="36"/>
          <w:szCs w:val="36"/>
        </w:rPr>
        <w:sectPr>
          <w:footerReference r:id="rId3" w:type="default"/>
          <w:footerReference r:id="rId4" w:type="even"/>
          <w:pgSz w:w="11907" w:h="16840"/>
          <w:pgMar w:top="1304" w:right="1247" w:bottom="1247" w:left="1304" w:header="851" w:footer="992" w:gutter="0"/>
          <w:cols w:space="720" w:num="1"/>
          <w:docGrid w:type="lines" w:linePitch="312" w:charSpace="0"/>
        </w:sectPr>
      </w:pPr>
    </w:p>
    <w:p w14:paraId="73D49D4C">
      <w:pPr>
        <w:pStyle w:val="3"/>
        <w:spacing w:after="0"/>
        <w:ind w:right="-393" w:rightChars="-187"/>
        <w:rPr>
          <w:rFonts w:ascii="楷体" w:hAnsi="楷体" w:eastAsia="楷体"/>
          <w:b/>
          <w:bCs/>
          <w:sz w:val="28"/>
          <w:szCs w:val="28"/>
        </w:rPr>
      </w:pPr>
      <w:r>
        <w:rPr>
          <w:rFonts w:hint="eastAsia" w:ascii="黑体" w:hAnsi="黑体" w:eastAsia="黑体"/>
          <w:b/>
          <w:bCs/>
          <w:sz w:val="28"/>
          <w:szCs w:val="28"/>
        </w:rPr>
        <w:t>一、项目简介</w:t>
      </w:r>
    </w:p>
    <w:tbl>
      <w:tblPr>
        <w:tblStyle w:val="8"/>
        <w:tblW w:w="9322" w:type="dxa"/>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6"/>
        <w:gridCol w:w="89"/>
        <w:gridCol w:w="781"/>
        <w:gridCol w:w="1021"/>
        <w:gridCol w:w="85"/>
        <w:gridCol w:w="815"/>
        <w:gridCol w:w="722"/>
        <w:gridCol w:w="731"/>
        <w:gridCol w:w="1264"/>
        <w:gridCol w:w="894"/>
        <w:gridCol w:w="6"/>
        <w:gridCol w:w="2458"/>
      </w:tblGrid>
      <w:tr w14:paraId="6F3E0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restart"/>
            <w:tcBorders>
              <w:top w:val="single" w:color="auto" w:sz="12" w:space="0"/>
              <w:left w:val="single" w:color="auto" w:sz="12" w:space="0"/>
            </w:tcBorders>
            <w:vAlign w:val="center"/>
          </w:tcPr>
          <w:p w14:paraId="79CB2111">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项</w:t>
            </w:r>
          </w:p>
          <w:p w14:paraId="50A004CE">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目</w:t>
            </w:r>
          </w:p>
          <w:p w14:paraId="2822268F">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概</w:t>
            </w:r>
          </w:p>
          <w:p w14:paraId="45C3C038">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况</w:t>
            </w:r>
          </w:p>
        </w:tc>
        <w:tc>
          <w:tcPr>
            <w:tcW w:w="1976" w:type="dxa"/>
            <w:gridSpan w:val="4"/>
            <w:tcBorders>
              <w:top w:val="single" w:color="auto" w:sz="12" w:space="0"/>
            </w:tcBorders>
            <w:vAlign w:val="center"/>
          </w:tcPr>
          <w:p w14:paraId="20CB1C79">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项目名称</w:t>
            </w:r>
          </w:p>
        </w:tc>
        <w:tc>
          <w:tcPr>
            <w:tcW w:w="6890" w:type="dxa"/>
            <w:gridSpan w:val="7"/>
            <w:tcBorders>
              <w:top w:val="single" w:color="auto" w:sz="12" w:space="0"/>
              <w:right w:val="single" w:color="auto" w:sz="12" w:space="0"/>
            </w:tcBorders>
            <w:vAlign w:val="center"/>
          </w:tcPr>
          <w:p w14:paraId="2FAD39CB">
            <w:pPr>
              <w:spacing w:line="360" w:lineRule="exact"/>
              <w:jc w:val="left"/>
              <w:rPr>
                <w:rFonts w:ascii="楷体" w:hAnsi="楷体" w:eastAsia="楷体"/>
                <w:sz w:val="24"/>
                <w:szCs w:val="21"/>
              </w:rPr>
            </w:pPr>
            <w:ins w:id="1" w:author="Zhiyi Li" w:date="2026-04-03T10:55:00Z">
              <w:r>
                <w:rPr>
                  <w:rFonts w:hint="eastAsia" w:ascii="楷体" w:hAnsi="楷体" w:eastAsia="楷体"/>
                  <w:sz w:val="24"/>
                  <w:szCs w:val="21"/>
                </w:rPr>
                <w:t>基于特征解耦与知识增强</w:t>
              </w:r>
            </w:ins>
            <w:ins w:id="2" w:author="Zhiyi Li" w:date="2026-04-03T10:53:00Z">
              <w:r>
                <w:rPr>
                  <w:rFonts w:hint="eastAsia" w:ascii="楷体" w:hAnsi="楷体" w:eastAsia="楷体"/>
                  <w:sz w:val="24"/>
                  <w:szCs w:val="21"/>
                </w:rPr>
                <w:t>的“电力看经济</w:t>
              </w:r>
            </w:ins>
            <w:ins w:id="3" w:author="Zhiyi Li" w:date="2026-04-03T10:54:00Z">
              <w:r>
                <w:rPr>
                  <w:rFonts w:hint="eastAsia" w:ascii="楷体" w:hAnsi="楷体" w:eastAsia="楷体"/>
                  <w:sz w:val="24"/>
                  <w:szCs w:val="21"/>
                </w:rPr>
                <w:t>”</w:t>
              </w:r>
            </w:ins>
            <w:ins w:id="4" w:author="Zhiyi Li" w:date="2026-04-03T10:53:00Z">
              <w:r>
                <w:rPr>
                  <w:rFonts w:hint="eastAsia" w:ascii="楷体" w:hAnsi="楷体" w:eastAsia="楷体"/>
                  <w:sz w:val="24"/>
                  <w:szCs w:val="21"/>
                </w:rPr>
                <w:t>智能体</w:t>
              </w:r>
            </w:ins>
            <w:ins w:id="5" w:author="Zhiyi Li" w:date="2026-04-03T10:54:00Z">
              <w:r>
                <w:rPr>
                  <w:rFonts w:hint="eastAsia" w:ascii="楷体" w:hAnsi="楷体" w:eastAsia="楷体"/>
                  <w:sz w:val="24"/>
                  <w:szCs w:val="21"/>
                </w:rPr>
                <w:t>构建方法</w:t>
              </w:r>
            </w:ins>
          </w:p>
        </w:tc>
      </w:tr>
      <w:tr w14:paraId="6B5F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continue"/>
            <w:tcBorders>
              <w:left w:val="single" w:color="auto" w:sz="12" w:space="0"/>
            </w:tcBorders>
            <w:vAlign w:val="center"/>
          </w:tcPr>
          <w:p w14:paraId="0482A91C">
            <w:pPr>
              <w:spacing w:line="360" w:lineRule="exact"/>
              <w:jc w:val="center"/>
              <w:rPr>
                <w:rFonts w:ascii="仿宋_GB2312" w:hAnsi="仿宋_GB2312" w:eastAsia="仿宋_GB2312"/>
                <w:sz w:val="24"/>
                <w:szCs w:val="21"/>
              </w:rPr>
            </w:pPr>
          </w:p>
        </w:tc>
        <w:tc>
          <w:tcPr>
            <w:tcW w:w="1976" w:type="dxa"/>
            <w:gridSpan w:val="4"/>
            <w:vAlign w:val="center"/>
          </w:tcPr>
          <w:p w14:paraId="55580374">
            <w:pPr>
              <w:spacing w:line="360" w:lineRule="auto"/>
              <w:jc w:val="center"/>
              <w:rPr>
                <w:rFonts w:ascii="仿宋_GB2312" w:hAnsi="仿宋_GB2312" w:eastAsia="仿宋_GB2312"/>
                <w:sz w:val="24"/>
              </w:rPr>
            </w:pPr>
            <w:r>
              <w:rPr>
                <w:rFonts w:hint="eastAsia" w:ascii="仿宋_GB2312" w:hAnsi="仿宋_GB2312" w:eastAsia="仿宋_GB2312"/>
                <w:sz w:val="24"/>
              </w:rPr>
              <w:t>所属一级</w:t>
            </w:r>
            <w:r>
              <w:rPr>
                <w:rFonts w:ascii="仿宋_GB2312" w:hAnsi="仿宋_GB2312" w:eastAsia="仿宋_GB2312"/>
                <w:sz w:val="24"/>
              </w:rPr>
              <w:t>学科</w:t>
            </w:r>
          </w:p>
        </w:tc>
        <w:tc>
          <w:tcPr>
            <w:tcW w:w="6890" w:type="dxa"/>
            <w:gridSpan w:val="7"/>
            <w:tcBorders>
              <w:right w:val="single" w:color="auto" w:sz="12" w:space="0"/>
            </w:tcBorders>
            <w:vAlign w:val="center"/>
          </w:tcPr>
          <w:p w14:paraId="18767B1B">
            <w:pPr>
              <w:jc w:val="left"/>
              <w:rPr>
                <w:rFonts w:ascii="楷体" w:hAnsi="楷体" w:eastAsia="楷体"/>
                <w:sz w:val="24"/>
              </w:rPr>
            </w:pPr>
          </w:p>
        </w:tc>
      </w:tr>
      <w:tr w14:paraId="5B38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continue"/>
            <w:tcBorders>
              <w:left w:val="single" w:color="auto" w:sz="12" w:space="0"/>
            </w:tcBorders>
            <w:vAlign w:val="center"/>
          </w:tcPr>
          <w:p w14:paraId="20BE2657">
            <w:pPr>
              <w:spacing w:line="360" w:lineRule="exact"/>
              <w:jc w:val="center"/>
              <w:rPr>
                <w:rFonts w:ascii="仿宋_GB2312" w:hAnsi="仿宋_GB2312" w:eastAsia="仿宋_GB2312"/>
                <w:sz w:val="24"/>
                <w:szCs w:val="21"/>
              </w:rPr>
            </w:pPr>
          </w:p>
        </w:tc>
        <w:tc>
          <w:tcPr>
            <w:tcW w:w="1976" w:type="dxa"/>
            <w:gridSpan w:val="4"/>
            <w:vAlign w:val="center"/>
          </w:tcPr>
          <w:p w14:paraId="3DF4DB89">
            <w:pPr>
              <w:spacing w:line="360" w:lineRule="auto"/>
              <w:jc w:val="center"/>
              <w:rPr>
                <w:rFonts w:ascii="仿宋_GB2312" w:hAnsi="仿宋_GB2312" w:eastAsia="仿宋_GB2312"/>
                <w:sz w:val="24"/>
              </w:rPr>
            </w:pPr>
            <w:r>
              <w:rPr>
                <w:rFonts w:hint="eastAsia" w:ascii="仿宋_GB2312" w:hAnsi="仿宋_GB2312" w:eastAsia="仿宋_GB2312"/>
                <w:sz w:val="24"/>
              </w:rPr>
              <w:t>项目性质</w:t>
            </w:r>
          </w:p>
        </w:tc>
        <w:tc>
          <w:tcPr>
            <w:tcW w:w="6890" w:type="dxa"/>
            <w:gridSpan w:val="7"/>
            <w:tcBorders>
              <w:right w:val="single" w:color="auto" w:sz="12" w:space="0"/>
            </w:tcBorders>
            <w:vAlign w:val="center"/>
          </w:tcPr>
          <w:p w14:paraId="6547F736">
            <w:pPr>
              <w:ind w:firstLine="720" w:firstLineChars="300"/>
              <w:rPr>
                <w:rFonts w:ascii="仿宋_GB2312" w:hAnsi="仿宋_GB2312" w:eastAsia="仿宋_GB2312"/>
                <w:sz w:val="24"/>
              </w:rPr>
            </w:pPr>
            <w:r>
              <w:rPr>
                <w:rFonts w:hint="eastAsia" w:ascii="仿宋_GB2312" w:hAnsi="仿宋_GB2312" w:eastAsia="仿宋_GB2312"/>
                <w:sz w:val="24"/>
              </w:rPr>
              <w:t>（）基础研究      （</w:t>
            </w:r>
            <w:ins w:id="6" w:author="李佳昱" w:date="2026-04-03T11:26:12Z">
              <w:r>
                <w:rPr>
                  <w:rFonts w:ascii="Arial" w:hAnsi="Arial" w:eastAsia="仿宋_GB2312" w:cs="Arial"/>
                  <w:sz w:val="24"/>
                </w:rPr>
                <w:t>√</w:t>
              </w:r>
            </w:ins>
            <w:r>
              <w:rPr>
                <w:rFonts w:hint="eastAsia" w:ascii="仿宋_GB2312" w:hAnsi="仿宋_GB2312" w:eastAsia="仿宋_GB2312"/>
                <w:sz w:val="24"/>
              </w:rPr>
              <w:t>）应用基础研究</w:t>
            </w:r>
          </w:p>
        </w:tc>
      </w:tr>
      <w:tr w14:paraId="545F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continue"/>
            <w:tcBorders>
              <w:left w:val="single" w:color="auto" w:sz="12" w:space="0"/>
            </w:tcBorders>
            <w:vAlign w:val="center"/>
          </w:tcPr>
          <w:p w14:paraId="57AEA3F6">
            <w:pPr>
              <w:spacing w:line="360" w:lineRule="exact"/>
              <w:jc w:val="center"/>
              <w:rPr>
                <w:rFonts w:ascii="仿宋_GB2312" w:hAnsi="仿宋_GB2312" w:eastAsia="仿宋_GB2312"/>
                <w:sz w:val="24"/>
                <w:szCs w:val="21"/>
              </w:rPr>
            </w:pPr>
          </w:p>
        </w:tc>
        <w:tc>
          <w:tcPr>
            <w:tcW w:w="1976" w:type="dxa"/>
            <w:gridSpan w:val="4"/>
            <w:vAlign w:val="center"/>
          </w:tcPr>
          <w:p w14:paraId="60305EBF">
            <w:pPr>
              <w:spacing w:line="360" w:lineRule="auto"/>
              <w:jc w:val="center"/>
              <w:rPr>
                <w:rFonts w:ascii="仿宋_GB2312" w:hAnsi="仿宋_GB2312" w:eastAsia="仿宋_GB2312"/>
                <w:sz w:val="24"/>
              </w:rPr>
            </w:pPr>
            <w:r>
              <w:rPr>
                <w:rFonts w:hint="eastAsia" w:ascii="仿宋_GB2312" w:hAnsi="仿宋_GB2312" w:eastAsia="仿宋_GB2312"/>
                <w:sz w:val="24"/>
              </w:rPr>
              <w:t>项目来源</w:t>
            </w:r>
          </w:p>
        </w:tc>
        <w:tc>
          <w:tcPr>
            <w:tcW w:w="6890" w:type="dxa"/>
            <w:gridSpan w:val="7"/>
            <w:tcBorders>
              <w:right w:val="single" w:color="auto" w:sz="12" w:space="0"/>
            </w:tcBorders>
            <w:vAlign w:val="center"/>
          </w:tcPr>
          <w:p w14:paraId="43127D9B">
            <w:pPr>
              <w:ind w:firstLine="720" w:firstLineChars="300"/>
              <w:rPr>
                <w:rFonts w:ascii="仿宋_GB2312" w:hAnsi="仿宋_GB2312" w:eastAsia="仿宋_GB2312"/>
                <w:sz w:val="24"/>
              </w:rPr>
            </w:pPr>
            <w:r>
              <w:rPr>
                <w:rFonts w:hint="eastAsia" w:ascii="仿宋_GB2312" w:hAnsi="仿宋_GB2312" w:eastAsia="仿宋_GB2312"/>
                <w:sz w:val="24"/>
              </w:rPr>
              <w:t>（）自主立题  （</w:t>
            </w:r>
            <w:r>
              <w:rPr>
                <w:rFonts w:ascii="Arial" w:hAnsi="Arial" w:eastAsia="仿宋_GB2312" w:cs="Arial"/>
                <w:sz w:val="24"/>
              </w:rPr>
              <w:t>√</w:t>
            </w:r>
            <w:r>
              <w:rPr>
                <w:rFonts w:hint="eastAsia" w:ascii="仿宋_GB2312" w:hAnsi="仿宋_GB2312" w:eastAsia="仿宋_GB2312"/>
                <w:sz w:val="24"/>
              </w:rPr>
              <w:t>）教师指导选题  （）社会企事业</w:t>
            </w:r>
          </w:p>
        </w:tc>
      </w:tr>
      <w:tr w14:paraId="3F5B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continue"/>
            <w:tcBorders>
              <w:left w:val="single" w:color="auto" w:sz="12" w:space="0"/>
            </w:tcBorders>
            <w:vAlign w:val="center"/>
          </w:tcPr>
          <w:p w14:paraId="763C146A">
            <w:pPr>
              <w:spacing w:line="360" w:lineRule="exact"/>
              <w:jc w:val="center"/>
              <w:rPr>
                <w:rFonts w:ascii="仿宋_GB2312" w:hAnsi="仿宋_GB2312" w:eastAsia="仿宋_GB2312"/>
                <w:sz w:val="24"/>
                <w:szCs w:val="21"/>
              </w:rPr>
            </w:pPr>
          </w:p>
        </w:tc>
        <w:tc>
          <w:tcPr>
            <w:tcW w:w="1976" w:type="dxa"/>
            <w:gridSpan w:val="4"/>
            <w:vAlign w:val="center"/>
          </w:tcPr>
          <w:p w14:paraId="7741D28C">
            <w:pPr>
              <w:spacing w:line="360" w:lineRule="auto"/>
              <w:jc w:val="center"/>
              <w:rPr>
                <w:rFonts w:ascii="仿宋_GB2312" w:hAnsi="仿宋_GB2312" w:eastAsia="仿宋_GB2312"/>
                <w:sz w:val="24"/>
              </w:rPr>
            </w:pPr>
            <w:r>
              <w:rPr>
                <w:rFonts w:hint="eastAsia" w:ascii="仿宋_GB2312" w:hAnsi="仿宋_GB2312" w:eastAsia="仿宋_GB2312"/>
                <w:sz w:val="24"/>
              </w:rPr>
              <w:t>申请经费</w:t>
            </w:r>
            <w:r>
              <w:rPr>
                <w:rFonts w:ascii="仿宋_GB2312" w:hAnsi="仿宋_GB2312" w:eastAsia="仿宋_GB2312"/>
                <w:sz w:val="24"/>
              </w:rPr>
              <w:t>（</w:t>
            </w:r>
            <w:r>
              <w:rPr>
                <w:rFonts w:hint="eastAsia" w:ascii="仿宋_GB2312" w:hAnsi="仿宋_GB2312" w:eastAsia="仿宋_GB2312"/>
                <w:sz w:val="24"/>
              </w:rPr>
              <w:t>元</w:t>
            </w:r>
            <w:r>
              <w:rPr>
                <w:rFonts w:ascii="仿宋_GB2312" w:hAnsi="仿宋_GB2312" w:eastAsia="仿宋_GB2312"/>
                <w:sz w:val="24"/>
              </w:rPr>
              <w:t>）</w:t>
            </w:r>
          </w:p>
        </w:tc>
        <w:tc>
          <w:tcPr>
            <w:tcW w:w="6890" w:type="dxa"/>
            <w:gridSpan w:val="7"/>
            <w:tcBorders>
              <w:right w:val="single" w:color="auto" w:sz="12" w:space="0"/>
            </w:tcBorders>
            <w:vAlign w:val="center"/>
          </w:tcPr>
          <w:p w14:paraId="24C2E55F">
            <w:pPr>
              <w:rPr>
                <w:rFonts w:ascii="楷体" w:hAnsi="楷体" w:eastAsia="楷体"/>
                <w:sz w:val="24"/>
              </w:rPr>
            </w:pPr>
          </w:p>
        </w:tc>
      </w:tr>
      <w:tr w14:paraId="480B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continue"/>
            <w:tcBorders>
              <w:left w:val="single" w:color="auto" w:sz="12" w:space="0"/>
            </w:tcBorders>
            <w:vAlign w:val="center"/>
          </w:tcPr>
          <w:p w14:paraId="7663ED45">
            <w:pPr>
              <w:spacing w:line="360" w:lineRule="exact"/>
              <w:jc w:val="center"/>
              <w:rPr>
                <w:rFonts w:ascii="仿宋_GB2312" w:hAnsi="仿宋_GB2312" w:eastAsia="仿宋_GB2312"/>
                <w:sz w:val="24"/>
                <w:szCs w:val="21"/>
              </w:rPr>
            </w:pPr>
          </w:p>
        </w:tc>
        <w:tc>
          <w:tcPr>
            <w:tcW w:w="1976" w:type="dxa"/>
            <w:gridSpan w:val="4"/>
            <w:vAlign w:val="center"/>
          </w:tcPr>
          <w:p w14:paraId="55FEAF6C">
            <w:pPr>
              <w:spacing w:line="360" w:lineRule="auto"/>
              <w:jc w:val="center"/>
              <w:rPr>
                <w:rFonts w:ascii="仿宋_GB2312" w:hAnsi="仿宋_GB2312" w:eastAsia="仿宋_GB2312"/>
                <w:sz w:val="24"/>
              </w:rPr>
            </w:pPr>
            <w:r>
              <w:rPr>
                <w:rFonts w:hint="eastAsia" w:ascii="仿宋_GB2312" w:hAnsi="仿宋_GB2312" w:eastAsia="仿宋_GB2312"/>
                <w:sz w:val="24"/>
              </w:rPr>
              <w:t>所属重点领域</w:t>
            </w:r>
          </w:p>
        </w:tc>
        <w:tc>
          <w:tcPr>
            <w:tcW w:w="6890" w:type="dxa"/>
            <w:gridSpan w:val="7"/>
            <w:tcBorders>
              <w:right w:val="single" w:color="auto" w:sz="12" w:space="0"/>
            </w:tcBorders>
            <w:vAlign w:val="center"/>
          </w:tcPr>
          <w:p w14:paraId="6022EE06">
            <w:pPr>
              <w:rPr>
                <w:rFonts w:ascii="楷体" w:hAnsi="楷体" w:eastAsia="楷体"/>
                <w:sz w:val="24"/>
              </w:rPr>
            </w:pPr>
          </w:p>
        </w:tc>
      </w:tr>
      <w:tr w14:paraId="74E8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continue"/>
            <w:tcBorders>
              <w:left w:val="single" w:color="auto" w:sz="12" w:space="0"/>
            </w:tcBorders>
            <w:vAlign w:val="center"/>
          </w:tcPr>
          <w:p w14:paraId="52DF61BF">
            <w:pPr>
              <w:spacing w:line="360" w:lineRule="exact"/>
              <w:jc w:val="center"/>
              <w:rPr>
                <w:rFonts w:ascii="仿宋_GB2312" w:hAnsi="仿宋_GB2312" w:eastAsia="仿宋_GB2312"/>
                <w:sz w:val="24"/>
                <w:szCs w:val="21"/>
              </w:rPr>
            </w:pPr>
          </w:p>
        </w:tc>
        <w:tc>
          <w:tcPr>
            <w:tcW w:w="1976" w:type="dxa"/>
            <w:gridSpan w:val="4"/>
            <w:vAlign w:val="center"/>
          </w:tcPr>
          <w:p w14:paraId="5031E5F4">
            <w:pPr>
              <w:spacing w:line="360" w:lineRule="auto"/>
              <w:jc w:val="center"/>
              <w:rPr>
                <w:rFonts w:ascii="仿宋_GB2312" w:hAnsi="仿宋_GB2312" w:eastAsia="仿宋_GB2312"/>
                <w:sz w:val="24"/>
              </w:rPr>
            </w:pPr>
            <w:r>
              <w:rPr>
                <w:rFonts w:hint="eastAsia" w:ascii="仿宋_GB2312" w:hAnsi="仿宋_GB2312" w:eastAsia="仿宋_GB2312"/>
                <w:sz w:val="24"/>
              </w:rPr>
              <w:t>起止时间</w:t>
            </w:r>
          </w:p>
        </w:tc>
        <w:tc>
          <w:tcPr>
            <w:tcW w:w="6890" w:type="dxa"/>
            <w:gridSpan w:val="7"/>
            <w:tcBorders>
              <w:right w:val="single" w:color="auto" w:sz="12" w:space="0"/>
            </w:tcBorders>
            <w:vAlign w:val="center"/>
          </w:tcPr>
          <w:p w14:paraId="54AEE671">
            <w:pPr>
              <w:rPr>
                <w:rFonts w:ascii="仿宋_GB2312" w:hAnsi="仿宋_GB2312" w:eastAsia="仿宋_GB2312"/>
                <w:sz w:val="24"/>
              </w:rPr>
            </w:pPr>
            <w:r>
              <w:rPr>
                <w:rFonts w:hint="eastAsia" w:ascii="仿宋_GB2312" w:hAnsi="仿宋_GB2312" w:eastAsia="仿宋_GB2312"/>
                <w:sz w:val="24"/>
              </w:rPr>
              <w:t>自   2026 年3 月  至  2027   年</w:t>
            </w:r>
            <w:r>
              <w:rPr>
                <w:rFonts w:hint="default" w:ascii="仿宋_GB2312" w:hAnsi="仿宋_GB2312" w:eastAsia="仿宋_GB2312"/>
                <w:sz w:val="24"/>
                <w:lang w:val="en-US"/>
              </w:rPr>
              <w:t xml:space="preserve"> </w:t>
            </w:r>
            <w:r>
              <w:rPr>
                <w:rFonts w:hint="eastAsia" w:ascii="仿宋_GB2312" w:hAnsi="仿宋_GB2312" w:eastAsia="仿宋_GB2312"/>
                <w:sz w:val="24"/>
              </w:rPr>
              <w:t xml:space="preserve"> </w:t>
            </w:r>
            <w:ins w:id="7" w:author="李佳昱" w:date="2026-04-03T11:27:44Z">
              <w:r>
                <w:rPr>
                  <w:rFonts w:hint="eastAsia" w:ascii="仿宋_GB2312" w:hAnsi="仿宋_GB2312" w:eastAsia="仿宋_GB2312"/>
                  <w:sz w:val="24"/>
                  <w:lang w:val="en-US" w:eastAsia="zh-CN"/>
                </w:rPr>
                <w:t>5</w:t>
              </w:r>
            </w:ins>
            <w:r>
              <w:rPr>
                <w:rFonts w:hint="eastAsia" w:ascii="仿宋_GB2312" w:hAnsi="仿宋_GB2312" w:eastAsia="仿宋_GB2312"/>
                <w:sz w:val="24"/>
              </w:rPr>
              <w:t xml:space="preserve"> 月</w:t>
            </w:r>
          </w:p>
        </w:tc>
      </w:tr>
      <w:tr w14:paraId="6491B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tcBorders>
              <w:left w:val="single" w:color="auto" w:sz="12" w:space="0"/>
            </w:tcBorders>
            <w:vAlign w:val="center"/>
          </w:tcPr>
          <w:p w14:paraId="59123417">
            <w:pPr>
              <w:spacing w:line="360" w:lineRule="auto"/>
              <w:jc w:val="center"/>
              <w:rPr>
                <w:rFonts w:ascii="仿宋_GB2312" w:hAnsi="仿宋_GB2312" w:eastAsia="仿宋_GB2312"/>
                <w:sz w:val="24"/>
                <w:szCs w:val="21"/>
              </w:rPr>
            </w:pPr>
            <w:r>
              <w:rPr>
                <w:rFonts w:hint="eastAsia" w:ascii="仿宋_GB2312" w:hAnsi="仿宋_GB2312" w:eastAsia="仿宋_GB2312"/>
                <w:sz w:val="24"/>
                <w:szCs w:val="21"/>
              </w:rPr>
              <w:t>项目状况</w:t>
            </w:r>
          </w:p>
        </w:tc>
        <w:tc>
          <w:tcPr>
            <w:tcW w:w="7996" w:type="dxa"/>
            <w:gridSpan w:val="9"/>
            <w:tcBorders>
              <w:right w:val="single" w:color="auto" w:sz="12" w:space="0"/>
            </w:tcBorders>
            <w:vAlign w:val="center"/>
          </w:tcPr>
          <w:p w14:paraId="7AECFF63">
            <w:pPr>
              <w:rPr>
                <w:rFonts w:ascii="仿宋_GB2312" w:hAnsi="仿宋_GB2312" w:eastAsia="仿宋_GB2312"/>
                <w:sz w:val="24"/>
                <w:szCs w:val="21"/>
              </w:rPr>
            </w:pPr>
            <w:r>
              <w:rPr>
                <w:rFonts w:hint="eastAsia" w:ascii="仿宋_GB2312" w:hAnsi="仿宋_GB2312" w:eastAsia="仿宋_GB2312"/>
                <w:sz w:val="24"/>
              </w:rPr>
              <w:t>（</w:t>
            </w:r>
            <w:r>
              <w:rPr>
                <w:rFonts w:ascii="Arial" w:hAnsi="Arial" w:eastAsia="仿宋_GB2312" w:cs="Arial"/>
                <w:sz w:val="24"/>
              </w:rPr>
              <w:t>√</w:t>
            </w:r>
            <w:r>
              <w:rPr>
                <w:rFonts w:hint="eastAsia" w:ascii="仿宋_GB2312" w:hAnsi="仿宋_GB2312" w:eastAsia="仿宋_GB2312"/>
                <w:sz w:val="24"/>
              </w:rPr>
              <w:t>）</w:t>
            </w:r>
            <w:r>
              <w:rPr>
                <w:rFonts w:hint="eastAsia" w:ascii="仿宋_GB2312" w:hAnsi="仿宋_GB2312" w:eastAsia="仿宋_GB2312"/>
                <w:sz w:val="24"/>
                <w:szCs w:val="21"/>
              </w:rPr>
              <w:t xml:space="preserve">研发阶段   </w:t>
            </w:r>
            <w:r>
              <w:rPr>
                <w:rFonts w:hint="eastAsia" w:ascii="仿宋_GB2312" w:hAnsi="仿宋_GB2312" w:eastAsia="仿宋_GB2312"/>
                <w:sz w:val="24"/>
              </w:rPr>
              <w:t>（）</w:t>
            </w:r>
            <w:r>
              <w:rPr>
                <w:rFonts w:hint="eastAsia" w:ascii="仿宋_GB2312" w:hAnsi="仿宋_GB2312" w:eastAsia="仿宋_GB2312"/>
                <w:sz w:val="24"/>
                <w:szCs w:val="21"/>
              </w:rPr>
              <w:t xml:space="preserve">中试阶段   </w:t>
            </w:r>
            <w:r>
              <w:rPr>
                <w:rFonts w:hint="eastAsia" w:ascii="仿宋_GB2312" w:hAnsi="仿宋_GB2312" w:eastAsia="仿宋_GB2312"/>
                <w:sz w:val="24"/>
              </w:rPr>
              <w:t>（）</w:t>
            </w:r>
            <w:r>
              <w:rPr>
                <w:rFonts w:hint="eastAsia" w:ascii="仿宋_GB2312" w:hAnsi="仿宋_GB2312" w:eastAsia="仿宋_GB2312"/>
                <w:sz w:val="24"/>
                <w:szCs w:val="21"/>
              </w:rPr>
              <w:t>批量（规模）生产  （选项打√）</w:t>
            </w:r>
          </w:p>
        </w:tc>
      </w:tr>
      <w:tr w14:paraId="2669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545" w:type="dxa"/>
            <w:gridSpan w:val="2"/>
            <w:vMerge w:val="restart"/>
            <w:tcBorders>
              <w:left w:val="single" w:color="auto" w:sz="12" w:space="0"/>
            </w:tcBorders>
            <w:vAlign w:val="center"/>
          </w:tcPr>
          <w:p w14:paraId="3744C0D3">
            <w:pPr>
              <w:spacing w:line="300" w:lineRule="exact"/>
              <w:jc w:val="center"/>
              <w:rPr>
                <w:rFonts w:ascii="仿宋_GB2312" w:hAnsi="仿宋_GB2312" w:eastAsia="仿宋_GB2312"/>
                <w:sz w:val="24"/>
                <w:szCs w:val="21"/>
              </w:rPr>
            </w:pPr>
            <w:r>
              <w:rPr>
                <w:rFonts w:hint="eastAsia" w:ascii="仿宋_GB2312" w:hAnsi="仿宋_GB2312" w:eastAsia="仿宋_GB2312"/>
                <w:sz w:val="24"/>
                <w:szCs w:val="21"/>
              </w:rPr>
              <w:t>项</w:t>
            </w:r>
          </w:p>
          <w:p w14:paraId="7277E41B">
            <w:pPr>
              <w:spacing w:line="300" w:lineRule="exact"/>
              <w:jc w:val="center"/>
              <w:rPr>
                <w:rFonts w:ascii="仿宋_GB2312" w:hAnsi="仿宋_GB2312" w:eastAsia="仿宋_GB2312"/>
                <w:sz w:val="24"/>
                <w:szCs w:val="21"/>
              </w:rPr>
            </w:pPr>
            <w:r>
              <w:rPr>
                <w:rFonts w:hint="eastAsia" w:ascii="仿宋_GB2312" w:hAnsi="仿宋_GB2312" w:eastAsia="仿宋_GB2312"/>
                <w:sz w:val="24"/>
                <w:szCs w:val="21"/>
              </w:rPr>
              <w:t>目</w:t>
            </w:r>
          </w:p>
          <w:p w14:paraId="46248EFA">
            <w:pPr>
              <w:spacing w:line="300" w:lineRule="exact"/>
              <w:jc w:val="center"/>
              <w:rPr>
                <w:rFonts w:ascii="仿宋_GB2312" w:hAnsi="仿宋_GB2312" w:eastAsia="仿宋_GB2312"/>
                <w:sz w:val="24"/>
                <w:szCs w:val="21"/>
              </w:rPr>
            </w:pPr>
            <w:r>
              <w:rPr>
                <w:rFonts w:hint="eastAsia" w:ascii="仿宋_GB2312" w:hAnsi="仿宋_GB2312" w:eastAsia="仿宋_GB2312"/>
                <w:sz w:val="24"/>
                <w:szCs w:val="21"/>
              </w:rPr>
              <w:t>申报</w:t>
            </w:r>
          </w:p>
          <w:p w14:paraId="739AD11B">
            <w:pPr>
              <w:spacing w:line="300" w:lineRule="exact"/>
              <w:jc w:val="center"/>
              <w:rPr>
                <w:rFonts w:ascii="仿宋_GB2312" w:hAnsi="仿宋_GB2312" w:eastAsia="仿宋_GB2312"/>
                <w:sz w:val="24"/>
                <w:szCs w:val="21"/>
              </w:rPr>
            </w:pPr>
            <w:r>
              <w:rPr>
                <w:rFonts w:hint="eastAsia" w:ascii="仿宋_GB2312" w:hAnsi="仿宋_GB2312" w:eastAsia="仿宋_GB2312"/>
                <w:sz w:val="24"/>
                <w:szCs w:val="21"/>
              </w:rPr>
              <w:t>人</w:t>
            </w:r>
          </w:p>
        </w:tc>
        <w:tc>
          <w:tcPr>
            <w:tcW w:w="781" w:type="dxa"/>
            <w:vAlign w:val="center"/>
          </w:tcPr>
          <w:p w14:paraId="6184A8E3">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姓名</w:t>
            </w:r>
          </w:p>
        </w:tc>
        <w:tc>
          <w:tcPr>
            <w:tcW w:w="1021" w:type="dxa"/>
            <w:vAlign w:val="center"/>
          </w:tcPr>
          <w:p w14:paraId="35589545">
            <w:pPr>
              <w:spacing w:line="360" w:lineRule="exact"/>
              <w:jc w:val="center"/>
              <w:rPr>
                <w:rFonts w:ascii="楷体" w:hAnsi="楷体" w:eastAsia="楷体"/>
                <w:sz w:val="24"/>
                <w:szCs w:val="21"/>
              </w:rPr>
            </w:pPr>
          </w:p>
        </w:tc>
        <w:tc>
          <w:tcPr>
            <w:tcW w:w="900" w:type="dxa"/>
            <w:gridSpan w:val="2"/>
            <w:vAlign w:val="center"/>
          </w:tcPr>
          <w:p w14:paraId="45DDB92C">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性别</w:t>
            </w:r>
          </w:p>
        </w:tc>
        <w:tc>
          <w:tcPr>
            <w:tcW w:w="722" w:type="dxa"/>
            <w:vAlign w:val="center"/>
          </w:tcPr>
          <w:p w14:paraId="63042E84">
            <w:pPr>
              <w:spacing w:line="360" w:lineRule="exact"/>
              <w:jc w:val="center"/>
              <w:rPr>
                <w:rFonts w:ascii="楷体" w:hAnsi="楷体" w:eastAsia="楷体"/>
                <w:sz w:val="24"/>
                <w:szCs w:val="21"/>
              </w:rPr>
            </w:pPr>
          </w:p>
        </w:tc>
        <w:tc>
          <w:tcPr>
            <w:tcW w:w="731" w:type="dxa"/>
            <w:tcBorders>
              <w:right w:val="single" w:color="auto" w:sz="4" w:space="0"/>
            </w:tcBorders>
            <w:vAlign w:val="center"/>
          </w:tcPr>
          <w:p w14:paraId="4058181A">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出生</w:t>
            </w:r>
          </w:p>
          <w:p w14:paraId="6F20B57C">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年月</w:t>
            </w:r>
          </w:p>
        </w:tc>
        <w:tc>
          <w:tcPr>
            <w:tcW w:w="1264" w:type="dxa"/>
            <w:tcBorders>
              <w:left w:val="single" w:color="auto" w:sz="4" w:space="0"/>
            </w:tcBorders>
            <w:vAlign w:val="center"/>
          </w:tcPr>
          <w:p w14:paraId="2D0FE305">
            <w:pPr>
              <w:spacing w:line="360" w:lineRule="exact"/>
              <w:jc w:val="center"/>
              <w:rPr>
                <w:rFonts w:ascii="楷体" w:hAnsi="楷体" w:eastAsia="楷体"/>
                <w:sz w:val="24"/>
                <w:szCs w:val="21"/>
              </w:rPr>
            </w:pPr>
          </w:p>
        </w:tc>
        <w:tc>
          <w:tcPr>
            <w:tcW w:w="894" w:type="dxa"/>
            <w:vAlign w:val="center"/>
          </w:tcPr>
          <w:p w14:paraId="5EED4FE3">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入学年月</w:t>
            </w:r>
          </w:p>
        </w:tc>
        <w:tc>
          <w:tcPr>
            <w:tcW w:w="2464" w:type="dxa"/>
            <w:gridSpan w:val="2"/>
            <w:tcBorders>
              <w:right w:val="single" w:color="auto" w:sz="12" w:space="0"/>
            </w:tcBorders>
            <w:vAlign w:val="center"/>
          </w:tcPr>
          <w:p w14:paraId="4137232E">
            <w:pPr>
              <w:spacing w:line="360" w:lineRule="exact"/>
              <w:jc w:val="center"/>
              <w:rPr>
                <w:rFonts w:ascii="楷体" w:hAnsi="楷体" w:eastAsia="楷体"/>
                <w:sz w:val="24"/>
                <w:szCs w:val="21"/>
              </w:rPr>
            </w:pPr>
          </w:p>
        </w:tc>
      </w:tr>
      <w:tr w14:paraId="0C07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545" w:type="dxa"/>
            <w:gridSpan w:val="2"/>
            <w:vMerge w:val="continue"/>
            <w:tcBorders>
              <w:left w:val="single" w:color="auto" w:sz="12" w:space="0"/>
            </w:tcBorders>
            <w:vAlign w:val="center"/>
          </w:tcPr>
          <w:p w14:paraId="01606011">
            <w:pPr>
              <w:spacing w:line="300" w:lineRule="exact"/>
              <w:jc w:val="center"/>
              <w:rPr>
                <w:rFonts w:ascii="仿宋_GB2312" w:hAnsi="仿宋_GB2312" w:eastAsia="仿宋_GB2312"/>
                <w:sz w:val="24"/>
                <w:szCs w:val="21"/>
              </w:rPr>
            </w:pPr>
          </w:p>
        </w:tc>
        <w:tc>
          <w:tcPr>
            <w:tcW w:w="781" w:type="dxa"/>
            <w:vAlign w:val="center"/>
          </w:tcPr>
          <w:p w14:paraId="2A4C46C1">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学号</w:t>
            </w:r>
          </w:p>
        </w:tc>
        <w:tc>
          <w:tcPr>
            <w:tcW w:w="2643" w:type="dxa"/>
            <w:gridSpan w:val="4"/>
            <w:vAlign w:val="center"/>
          </w:tcPr>
          <w:p w14:paraId="495230CA">
            <w:pPr>
              <w:spacing w:line="360" w:lineRule="exact"/>
              <w:jc w:val="center"/>
              <w:rPr>
                <w:rFonts w:ascii="楷体" w:hAnsi="楷体" w:eastAsia="楷体"/>
                <w:sz w:val="24"/>
                <w:szCs w:val="21"/>
              </w:rPr>
            </w:pPr>
          </w:p>
        </w:tc>
        <w:tc>
          <w:tcPr>
            <w:tcW w:w="731" w:type="dxa"/>
            <w:tcBorders>
              <w:right w:val="single" w:color="auto" w:sz="4" w:space="0"/>
            </w:tcBorders>
            <w:vAlign w:val="center"/>
          </w:tcPr>
          <w:p w14:paraId="39D8B3E9">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联系</w:t>
            </w:r>
          </w:p>
          <w:p w14:paraId="301238E9">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电话</w:t>
            </w:r>
          </w:p>
        </w:tc>
        <w:tc>
          <w:tcPr>
            <w:tcW w:w="1264" w:type="dxa"/>
            <w:tcBorders>
              <w:left w:val="single" w:color="auto" w:sz="4" w:space="0"/>
            </w:tcBorders>
            <w:vAlign w:val="center"/>
          </w:tcPr>
          <w:p w14:paraId="7F7C5C9C">
            <w:pPr>
              <w:spacing w:line="360" w:lineRule="exact"/>
              <w:rPr>
                <w:rFonts w:ascii="仿宋_GB2312" w:hAnsi="仿宋_GB2312" w:eastAsia="仿宋_GB2312"/>
                <w:sz w:val="24"/>
                <w:szCs w:val="21"/>
              </w:rPr>
            </w:pPr>
          </w:p>
        </w:tc>
        <w:tc>
          <w:tcPr>
            <w:tcW w:w="894" w:type="dxa"/>
            <w:vAlign w:val="center"/>
          </w:tcPr>
          <w:p w14:paraId="78219C21">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电子</w:t>
            </w:r>
          </w:p>
          <w:p w14:paraId="0E7B89F3">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信箱</w:t>
            </w:r>
          </w:p>
        </w:tc>
        <w:tc>
          <w:tcPr>
            <w:tcW w:w="2464" w:type="dxa"/>
            <w:gridSpan w:val="2"/>
            <w:tcBorders>
              <w:right w:val="single" w:color="auto" w:sz="12" w:space="0"/>
            </w:tcBorders>
            <w:vAlign w:val="center"/>
          </w:tcPr>
          <w:p w14:paraId="09191D53">
            <w:pPr>
              <w:spacing w:line="360" w:lineRule="exact"/>
              <w:jc w:val="center"/>
              <w:rPr>
                <w:rFonts w:ascii="楷体" w:hAnsi="楷体" w:eastAsia="楷体"/>
                <w:sz w:val="24"/>
                <w:szCs w:val="21"/>
              </w:rPr>
            </w:pPr>
          </w:p>
        </w:tc>
      </w:tr>
      <w:tr w14:paraId="7A2E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545" w:type="dxa"/>
            <w:gridSpan w:val="2"/>
            <w:vMerge w:val="continue"/>
            <w:tcBorders>
              <w:left w:val="single" w:color="auto" w:sz="12" w:space="0"/>
            </w:tcBorders>
            <w:vAlign w:val="center"/>
          </w:tcPr>
          <w:p w14:paraId="09FB03AF">
            <w:pPr>
              <w:spacing w:line="300" w:lineRule="exact"/>
              <w:jc w:val="center"/>
              <w:rPr>
                <w:rFonts w:ascii="仿宋_GB2312" w:hAnsi="仿宋_GB2312" w:eastAsia="仿宋_GB2312"/>
                <w:sz w:val="24"/>
                <w:szCs w:val="21"/>
              </w:rPr>
            </w:pPr>
          </w:p>
        </w:tc>
        <w:tc>
          <w:tcPr>
            <w:tcW w:w="781" w:type="dxa"/>
            <w:vAlign w:val="center"/>
          </w:tcPr>
          <w:p w14:paraId="65D81F74">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院系</w:t>
            </w:r>
          </w:p>
          <w:p w14:paraId="52C09655">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专业</w:t>
            </w:r>
          </w:p>
        </w:tc>
        <w:tc>
          <w:tcPr>
            <w:tcW w:w="7996" w:type="dxa"/>
            <w:gridSpan w:val="9"/>
            <w:tcBorders>
              <w:right w:val="single" w:color="auto" w:sz="12" w:space="0"/>
            </w:tcBorders>
            <w:vAlign w:val="center"/>
          </w:tcPr>
          <w:p w14:paraId="01C8559B">
            <w:pPr>
              <w:spacing w:line="360" w:lineRule="exact"/>
              <w:jc w:val="center"/>
              <w:rPr>
                <w:rFonts w:ascii="楷体" w:hAnsi="楷体" w:eastAsia="楷体"/>
                <w:sz w:val="24"/>
                <w:szCs w:val="21"/>
              </w:rPr>
            </w:pPr>
          </w:p>
        </w:tc>
      </w:tr>
      <w:tr w14:paraId="7185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restart"/>
            <w:tcBorders>
              <w:left w:val="single" w:color="auto" w:sz="12" w:space="0"/>
            </w:tcBorders>
            <w:vAlign w:val="center"/>
          </w:tcPr>
          <w:p w14:paraId="114F6A3B">
            <w:pPr>
              <w:jc w:val="center"/>
              <w:rPr>
                <w:rFonts w:ascii="仿宋_GB2312" w:hAnsi="仿宋_GB2312" w:eastAsia="仿宋_GB2312"/>
                <w:sz w:val="24"/>
                <w:szCs w:val="21"/>
              </w:rPr>
            </w:pPr>
            <w:r>
              <w:rPr>
                <w:rFonts w:hint="eastAsia" w:ascii="仿宋_GB2312" w:hAnsi="仿宋_GB2312" w:eastAsia="仿宋_GB2312"/>
                <w:sz w:val="24"/>
                <w:szCs w:val="21"/>
              </w:rPr>
              <w:t>项 目 组</w:t>
            </w:r>
          </w:p>
          <w:p w14:paraId="493CD2AD">
            <w:pPr>
              <w:jc w:val="center"/>
              <w:rPr>
                <w:rFonts w:ascii="仿宋_GB2312" w:hAnsi="仿宋_GB2312" w:eastAsia="仿宋_GB2312"/>
                <w:sz w:val="24"/>
                <w:szCs w:val="21"/>
              </w:rPr>
            </w:pPr>
            <w:r>
              <w:rPr>
                <w:rFonts w:hint="eastAsia" w:ascii="仿宋_GB2312" w:hAnsi="仿宋_GB2312" w:eastAsia="仿宋_GB2312"/>
                <w:sz w:val="24"/>
                <w:szCs w:val="21"/>
              </w:rPr>
              <w:t>主要成员</w:t>
            </w:r>
          </w:p>
          <w:p w14:paraId="2D990EB1">
            <w:pPr>
              <w:jc w:val="center"/>
              <w:rPr>
                <w:rFonts w:ascii="仿宋_GB2312" w:hAnsi="仿宋_GB2312" w:eastAsia="仿宋_GB2312"/>
                <w:sz w:val="24"/>
                <w:szCs w:val="21"/>
              </w:rPr>
            </w:pPr>
          </w:p>
        </w:tc>
        <w:tc>
          <w:tcPr>
            <w:tcW w:w="1021" w:type="dxa"/>
            <w:vAlign w:val="center"/>
          </w:tcPr>
          <w:p w14:paraId="585F97A5">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姓名</w:t>
            </w:r>
          </w:p>
        </w:tc>
        <w:tc>
          <w:tcPr>
            <w:tcW w:w="1622" w:type="dxa"/>
            <w:gridSpan w:val="3"/>
            <w:vAlign w:val="center"/>
          </w:tcPr>
          <w:p w14:paraId="5D6ED159">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联系电话</w:t>
            </w:r>
          </w:p>
        </w:tc>
        <w:tc>
          <w:tcPr>
            <w:tcW w:w="1995" w:type="dxa"/>
            <w:gridSpan w:val="2"/>
            <w:vAlign w:val="center"/>
          </w:tcPr>
          <w:p w14:paraId="59951201">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院系专业</w:t>
            </w:r>
          </w:p>
        </w:tc>
        <w:tc>
          <w:tcPr>
            <w:tcW w:w="900" w:type="dxa"/>
            <w:gridSpan w:val="2"/>
            <w:tcBorders>
              <w:right w:val="single" w:color="auto" w:sz="4" w:space="0"/>
            </w:tcBorders>
            <w:vAlign w:val="center"/>
          </w:tcPr>
          <w:p w14:paraId="2F8C3787">
            <w:pPr>
              <w:spacing w:line="360" w:lineRule="auto"/>
              <w:jc w:val="center"/>
              <w:rPr>
                <w:rFonts w:ascii="仿宋_GB2312" w:hAnsi="仿宋_GB2312" w:eastAsia="仿宋_GB2312"/>
                <w:sz w:val="24"/>
                <w:szCs w:val="21"/>
              </w:rPr>
            </w:pPr>
            <w:r>
              <w:rPr>
                <w:rFonts w:hint="eastAsia" w:ascii="仿宋_GB2312" w:hAnsi="仿宋_GB2312" w:eastAsia="仿宋_GB2312"/>
                <w:spacing w:val="-20"/>
                <w:sz w:val="24"/>
                <w:szCs w:val="21"/>
              </w:rPr>
              <w:t>年级</w:t>
            </w:r>
          </w:p>
        </w:tc>
        <w:tc>
          <w:tcPr>
            <w:tcW w:w="2458" w:type="dxa"/>
            <w:tcBorders>
              <w:left w:val="single" w:color="auto" w:sz="4" w:space="0"/>
              <w:right w:val="single" w:color="auto" w:sz="12" w:space="0"/>
            </w:tcBorders>
            <w:vAlign w:val="center"/>
          </w:tcPr>
          <w:p w14:paraId="0AE4E402">
            <w:pPr>
              <w:spacing w:line="360" w:lineRule="auto"/>
              <w:jc w:val="center"/>
              <w:rPr>
                <w:rFonts w:ascii="仿宋_GB2312" w:hAnsi="仿宋_GB2312" w:eastAsia="仿宋_GB2312"/>
                <w:sz w:val="24"/>
                <w:szCs w:val="21"/>
              </w:rPr>
            </w:pPr>
            <w:r>
              <w:rPr>
                <w:rFonts w:hint="eastAsia" w:ascii="仿宋_GB2312" w:hAnsi="仿宋_GB2312" w:eastAsia="仿宋_GB2312"/>
                <w:sz w:val="24"/>
                <w:szCs w:val="21"/>
              </w:rPr>
              <w:t>具体分工</w:t>
            </w:r>
          </w:p>
        </w:tc>
      </w:tr>
      <w:tr w14:paraId="3835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continue"/>
            <w:tcBorders>
              <w:left w:val="single" w:color="auto" w:sz="12" w:space="0"/>
            </w:tcBorders>
          </w:tcPr>
          <w:p w14:paraId="2AF16047">
            <w:pPr>
              <w:jc w:val="left"/>
              <w:rPr>
                <w:rFonts w:ascii="仿宋_GB2312" w:hAnsi="仿宋_GB2312" w:eastAsia="仿宋_GB2312"/>
                <w:sz w:val="24"/>
                <w:szCs w:val="21"/>
              </w:rPr>
            </w:pPr>
          </w:p>
        </w:tc>
        <w:tc>
          <w:tcPr>
            <w:tcW w:w="1021" w:type="dxa"/>
            <w:vAlign w:val="center"/>
          </w:tcPr>
          <w:p w14:paraId="2CAE8BC5">
            <w:pPr>
              <w:spacing w:line="360" w:lineRule="auto"/>
              <w:jc w:val="center"/>
              <w:rPr>
                <w:rFonts w:ascii="楷体" w:hAnsi="楷体" w:eastAsia="楷体"/>
                <w:sz w:val="24"/>
                <w:szCs w:val="21"/>
              </w:rPr>
            </w:pPr>
          </w:p>
        </w:tc>
        <w:tc>
          <w:tcPr>
            <w:tcW w:w="1622" w:type="dxa"/>
            <w:gridSpan w:val="3"/>
            <w:vAlign w:val="center"/>
          </w:tcPr>
          <w:p w14:paraId="10F13420">
            <w:pPr>
              <w:spacing w:line="360" w:lineRule="auto"/>
              <w:jc w:val="center"/>
              <w:rPr>
                <w:rFonts w:ascii="楷体" w:hAnsi="楷体" w:eastAsia="楷体"/>
                <w:sz w:val="24"/>
                <w:szCs w:val="21"/>
              </w:rPr>
            </w:pPr>
          </w:p>
        </w:tc>
        <w:tc>
          <w:tcPr>
            <w:tcW w:w="1995" w:type="dxa"/>
            <w:gridSpan w:val="2"/>
            <w:vAlign w:val="center"/>
          </w:tcPr>
          <w:p w14:paraId="0915385F">
            <w:pPr>
              <w:spacing w:line="360" w:lineRule="auto"/>
              <w:jc w:val="center"/>
              <w:rPr>
                <w:rFonts w:ascii="楷体" w:hAnsi="楷体" w:eastAsia="楷体"/>
                <w:sz w:val="24"/>
                <w:szCs w:val="21"/>
              </w:rPr>
            </w:pPr>
          </w:p>
        </w:tc>
        <w:tc>
          <w:tcPr>
            <w:tcW w:w="900" w:type="dxa"/>
            <w:gridSpan w:val="2"/>
            <w:tcBorders>
              <w:right w:val="single" w:color="auto" w:sz="4" w:space="0"/>
            </w:tcBorders>
            <w:vAlign w:val="center"/>
          </w:tcPr>
          <w:p w14:paraId="7A75D64A">
            <w:pPr>
              <w:spacing w:line="360" w:lineRule="auto"/>
              <w:jc w:val="center"/>
              <w:rPr>
                <w:rFonts w:ascii="楷体" w:hAnsi="楷体" w:eastAsia="楷体"/>
                <w:sz w:val="24"/>
                <w:szCs w:val="21"/>
              </w:rPr>
            </w:pPr>
          </w:p>
        </w:tc>
        <w:tc>
          <w:tcPr>
            <w:tcW w:w="2458" w:type="dxa"/>
            <w:tcBorders>
              <w:left w:val="single" w:color="auto" w:sz="4" w:space="0"/>
              <w:right w:val="single" w:color="auto" w:sz="12" w:space="0"/>
            </w:tcBorders>
            <w:vAlign w:val="center"/>
          </w:tcPr>
          <w:p w14:paraId="25FF32BC">
            <w:pPr>
              <w:spacing w:line="360" w:lineRule="auto"/>
              <w:jc w:val="center"/>
              <w:rPr>
                <w:rFonts w:ascii="楷体" w:hAnsi="楷体" w:eastAsia="楷体"/>
                <w:sz w:val="24"/>
                <w:szCs w:val="21"/>
              </w:rPr>
            </w:pPr>
          </w:p>
        </w:tc>
      </w:tr>
      <w:tr w14:paraId="5187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continue"/>
            <w:tcBorders>
              <w:left w:val="single" w:color="auto" w:sz="12" w:space="0"/>
            </w:tcBorders>
          </w:tcPr>
          <w:p w14:paraId="57406DF5">
            <w:pPr>
              <w:jc w:val="left"/>
              <w:rPr>
                <w:rFonts w:ascii="仿宋_GB2312" w:hAnsi="仿宋_GB2312" w:eastAsia="仿宋_GB2312"/>
                <w:sz w:val="24"/>
                <w:szCs w:val="21"/>
              </w:rPr>
            </w:pPr>
          </w:p>
        </w:tc>
        <w:tc>
          <w:tcPr>
            <w:tcW w:w="1021" w:type="dxa"/>
            <w:vAlign w:val="center"/>
          </w:tcPr>
          <w:p w14:paraId="63C919CC">
            <w:pPr>
              <w:spacing w:line="360" w:lineRule="auto"/>
              <w:jc w:val="center"/>
              <w:rPr>
                <w:rFonts w:ascii="楷体" w:hAnsi="楷体" w:eastAsia="楷体"/>
                <w:sz w:val="24"/>
                <w:szCs w:val="21"/>
              </w:rPr>
            </w:pPr>
          </w:p>
        </w:tc>
        <w:tc>
          <w:tcPr>
            <w:tcW w:w="1622" w:type="dxa"/>
            <w:gridSpan w:val="3"/>
            <w:vAlign w:val="center"/>
          </w:tcPr>
          <w:p w14:paraId="286369D5">
            <w:pPr>
              <w:spacing w:line="360" w:lineRule="auto"/>
              <w:jc w:val="center"/>
              <w:rPr>
                <w:rFonts w:ascii="楷体" w:hAnsi="楷体" w:eastAsia="楷体"/>
                <w:sz w:val="24"/>
                <w:szCs w:val="21"/>
              </w:rPr>
            </w:pPr>
          </w:p>
        </w:tc>
        <w:tc>
          <w:tcPr>
            <w:tcW w:w="1995" w:type="dxa"/>
            <w:gridSpan w:val="2"/>
            <w:vAlign w:val="center"/>
          </w:tcPr>
          <w:p w14:paraId="41D818AF">
            <w:pPr>
              <w:spacing w:line="360" w:lineRule="auto"/>
              <w:jc w:val="center"/>
              <w:rPr>
                <w:rFonts w:ascii="楷体" w:hAnsi="楷体" w:eastAsia="楷体"/>
                <w:sz w:val="24"/>
                <w:szCs w:val="21"/>
              </w:rPr>
            </w:pPr>
          </w:p>
        </w:tc>
        <w:tc>
          <w:tcPr>
            <w:tcW w:w="900" w:type="dxa"/>
            <w:gridSpan w:val="2"/>
            <w:tcBorders>
              <w:right w:val="single" w:color="auto" w:sz="4" w:space="0"/>
            </w:tcBorders>
            <w:vAlign w:val="center"/>
          </w:tcPr>
          <w:p w14:paraId="1D054CC4">
            <w:pPr>
              <w:spacing w:line="360" w:lineRule="auto"/>
              <w:jc w:val="center"/>
              <w:rPr>
                <w:rFonts w:ascii="楷体" w:hAnsi="楷体" w:eastAsia="楷体"/>
                <w:sz w:val="24"/>
                <w:szCs w:val="21"/>
              </w:rPr>
            </w:pPr>
          </w:p>
        </w:tc>
        <w:tc>
          <w:tcPr>
            <w:tcW w:w="2458" w:type="dxa"/>
            <w:tcBorders>
              <w:left w:val="single" w:color="auto" w:sz="4" w:space="0"/>
              <w:right w:val="single" w:color="auto" w:sz="12" w:space="0"/>
            </w:tcBorders>
            <w:vAlign w:val="center"/>
          </w:tcPr>
          <w:p w14:paraId="66E05C99">
            <w:pPr>
              <w:spacing w:line="360" w:lineRule="auto"/>
              <w:jc w:val="center"/>
              <w:rPr>
                <w:rFonts w:ascii="楷体" w:hAnsi="楷体" w:eastAsia="楷体"/>
                <w:sz w:val="24"/>
                <w:szCs w:val="21"/>
              </w:rPr>
            </w:pPr>
          </w:p>
        </w:tc>
      </w:tr>
      <w:tr w14:paraId="272C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continue"/>
            <w:tcBorders>
              <w:left w:val="single" w:color="auto" w:sz="12" w:space="0"/>
            </w:tcBorders>
          </w:tcPr>
          <w:p w14:paraId="5B36C164">
            <w:pPr>
              <w:jc w:val="left"/>
              <w:rPr>
                <w:rFonts w:ascii="仿宋_GB2312" w:hAnsi="仿宋_GB2312" w:eastAsia="仿宋_GB2312"/>
                <w:sz w:val="24"/>
                <w:szCs w:val="21"/>
              </w:rPr>
            </w:pPr>
          </w:p>
        </w:tc>
        <w:tc>
          <w:tcPr>
            <w:tcW w:w="1021" w:type="dxa"/>
            <w:vAlign w:val="center"/>
          </w:tcPr>
          <w:p w14:paraId="0A50A0C5">
            <w:pPr>
              <w:spacing w:line="360" w:lineRule="auto"/>
              <w:jc w:val="center"/>
              <w:rPr>
                <w:rFonts w:ascii="楷体" w:hAnsi="楷体" w:eastAsia="楷体"/>
                <w:sz w:val="24"/>
                <w:szCs w:val="21"/>
              </w:rPr>
            </w:pPr>
          </w:p>
        </w:tc>
        <w:tc>
          <w:tcPr>
            <w:tcW w:w="1622" w:type="dxa"/>
            <w:gridSpan w:val="3"/>
            <w:vAlign w:val="center"/>
          </w:tcPr>
          <w:p w14:paraId="54C92211">
            <w:pPr>
              <w:spacing w:line="360" w:lineRule="auto"/>
              <w:jc w:val="center"/>
              <w:rPr>
                <w:rFonts w:ascii="楷体" w:hAnsi="楷体" w:eastAsia="楷体"/>
                <w:sz w:val="24"/>
                <w:szCs w:val="21"/>
              </w:rPr>
            </w:pPr>
          </w:p>
        </w:tc>
        <w:tc>
          <w:tcPr>
            <w:tcW w:w="1995" w:type="dxa"/>
            <w:gridSpan w:val="2"/>
            <w:vAlign w:val="center"/>
          </w:tcPr>
          <w:p w14:paraId="75A262A2">
            <w:pPr>
              <w:spacing w:line="360" w:lineRule="auto"/>
              <w:jc w:val="center"/>
              <w:rPr>
                <w:rFonts w:ascii="楷体" w:hAnsi="楷体" w:eastAsia="楷体"/>
                <w:sz w:val="24"/>
                <w:szCs w:val="21"/>
              </w:rPr>
            </w:pPr>
          </w:p>
        </w:tc>
        <w:tc>
          <w:tcPr>
            <w:tcW w:w="900" w:type="dxa"/>
            <w:gridSpan w:val="2"/>
            <w:tcBorders>
              <w:right w:val="single" w:color="auto" w:sz="4" w:space="0"/>
            </w:tcBorders>
            <w:vAlign w:val="center"/>
          </w:tcPr>
          <w:p w14:paraId="7E626082">
            <w:pPr>
              <w:spacing w:line="360" w:lineRule="auto"/>
              <w:jc w:val="center"/>
              <w:rPr>
                <w:rFonts w:ascii="楷体" w:hAnsi="楷体" w:eastAsia="楷体"/>
                <w:sz w:val="24"/>
                <w:szCs w:val="21"/>
              </w:rPr>
            </w:pPr>
          </w:p>
        </w:tc>
        <w:tc>
          <w:tcPr>
            <w:tcW w:w="2458" w:type="dxa"/>
            <w:tcBorders>
              <w:left w:val="single" w:color="auto" w:sz="4" w:space="0"/>
              <w:right w:val="single" w:color="auto" w:sz="12" w:space="0"/>
            </w:tcBorders>
            <w:vAlign w:val="center"/>
          </w:tcPr>
          <w:p w14:paraId="4EF1D4E9">
            <w:pPr>
              <w:spacing w:line="360" w:lineRule="auto"/>
              <w:jc w:val="center"/>
              <w:rPr>
                <w:rFonts w:ascii="楷体" w:hAnsi="楷体" w:eastAsia="楷体"/>
                <w:sz w:val="24"/>
                <w:szCs w:val="21"/>
              </w:rPr>
            </w:pPr>
          </w:p>
        </w:tc>
      </w:tr>
      <w:tr w14:paraId="7728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continue"/>
            <w:tcBorders>
              <w:left w:val="single" w:color="auto" w:sz="12" w:space="0"/>
            </w:tcBorders>
          </w:tcPr>
          <w:p w14:paraId="32BBE49C">
            <w:pPr>
              <w:jc w:val="left"/>
              <w:rPr>
                <w:rFonts w:ascii="仿宋_GB2312" w:hAnsi="仿宋_GB2312" w:eastAsia="仿宋_GB2312"/>
                <w:sz w:val="24"/>
                <w:szCs w:val="21"/>
              </w:rPr>
            </w:pPr>
          </w:p>
        </w:tc>
        <w:tc>
          <w:tcPr>
            <w:tcW w:w="1021" w:type="dxa"/>
            <w:vAlign w:val="center"/>
          </w:tcPr>
          <w:p w14:paraId="4CB20491">
            <w:pPr>
              <w:spacing w:line="360" w:lineRule="auto"/>
              <w:jc w:val="center"/>
              <w:rPr>
                <w:rFonts w:ascii="楷体" w:hAnsi="楷体" w:eastAsia="楷体"/>
                <w:sz w:val="24"/>
                <w:szCs w:val="21"/>
              </w:rPr>
            </w:pPr>
          </w:p>
        </w:tc>
        <w:tc>
          <w:tcPr>
            <w:tcW w:w="1622" w:type="dxa"/>
            <w:gridSpan w:val="3"/>
            <w:vAlign w:val="center"/>
          </w:tcPr>
          <w:p w14:paraId="2A195594">
            <w:pPr>
              <w:spacing w:line="360" w:lineRule="auto"/>
              <w:jc w:val="center"/>
              <w:rPr>
                <w:rFonts w:ascii="楷体" w:hAnsi="楷体" w:eastAsia="楷体"/>
                <w:sz w:val="24"/>
                <w:szCs w:val="21"/>
              </w:rPr>
            </w:pPr>
          </w:p>
        </w:tc>
        <w:tc>
          <w:tcPr>
            <w:tcW w:w="1995" w:type="dxa"/>
            <w:gridSpan w:val="2"/>
            <w:vAlign w:val="center"/>
          </w:tcPr>
          <w:p w14:paraId="23E3BD35">
            <w:pPr>
              <w:spacing w:line="360" w:lineRule="auto"/>
              <w:jc w:val="center"/>
              <w:rPr>
                <w:rFonts w:ascii="楷体" w:hAnsi="楷体" w:eastAsia="楷体"/>
                <w:sz w:val="24"/>
                <w:szCs w:val="21"/>
              </w:rPr>
            </w:pPr>
          </w:p>
        </w:tc>
        <w:tc>
          <w:tcPr>
            <w:tcW w:w="900" w:type="dxa"/>
            <w:gridSpan w:val="2"/>
            <w:tcBorders>
              <w:right w:val="single" w:color="auto" w:sz="4" w:space="0"/>
            </w:tcBorders>
            <w:vAlign w:val="center"/>
          </w:tcPr>
          <w:p w14:paraId="02BC4385">
            <w:pPr>
              <w:spacing w:line="360" w:lineRule="auto"/>
              <w:jc w:val="center"/>
              <w:rPr>
                <w:rFonts w:ascii="楷体" w:hAnsi="楷体" w:eastAsia="楷体"/>
                <w:sz w:val="24"/>
                <w:szCs w:val="21"/>
              </w:rPr>
            </w:pPr>
          </w:p>
        </w:tc>
        <w:tc>
          <w:tcPr>
            <w:tcW w:w="2458" w:type="dxa"/>
            <w:tcBorders>
              <w:left w:val="single" w:color="auto" w:sz="4" w:space="0"/>
              <w:right w:val="single" w:color="auto" w:sz="12" w:space="0"/>
            </w:tcBorders>
            <w:vAlign w:val="center"/>
          </w:tcPr>
          <w:p w14:paraId="347009F3">
            <w:pPr>
              <w:spacing w:line="360" w:lineRule="auto"/>
              <w:jc w:val="center"/>
              <w:rPr>
                <w:rFonts w:ascii="楷体" w:hAnsi="楷体" w:eastAsia="楷体"/>
                <w:sz w:val="24"/>
                <w:szCs w:val="21"/>
              </w:rPr>
            </w:pPr>
          </w:p>
        </w:tc>
      </w:tr>
      <w:tr w14:paraId="0E1B5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continue"/>
            <w:tcBorders>
              <w:left w:val="single" w:color="auto" w:sz="12" w:space="0"/>
            </w:tcBorders>
          </w:tcPr>
          <w:p w14:paraId="62A001A4">
            <w:pPr>
              <w:jc w:val="left"/>
              <w:rPr>
                <w:rFonts w:ascii="仿宋_GB2312" w:hAnsi="仿宋_GB2312" w:eastAsia="仿宋_GB2312"/>
                <w:sz w:val="24"/>
                <w:szCs w:val="21"/>
              </w:rPr>
            </w:pPr>
          </w:p>
        </w:tc>
        <w:tc>
          <w:tcPr>
            <w:tcW w:w="1021" w:type="dxa"/>
            <w:vAlign w:val="center"/>
          </w:tcPr>
          <w:p w14:paraId="1ED046D2">
            <w:pPr>
              <w:spacing w:line="360" w:lineRule="auto"/>
              <w:jc w:val="center"/>
              <w:rPr>
                <w:rFonts w:ascii="楷体" w:hAnsi="楷体" w:eastAsia="楷体"/>
                <w:sz w:val="24"/>
                <w:szCs w:val="21"/>
              </w:rPr>
            </w:pPr>
          </w:p>
        </w:tc>
        <w:tc>
          <w:tcPr>
            <w:tcW w:w="1622" w:type="dxa"/>
            <w:gridSpan w:val="3"/>
            <w:vAlign w:val="center"/>
          </w:tcPr>
          <w:p w14:paraId="2875A35B">
            <w:pPr>
              <w:spacing w:line="360" w:lineRule="auto"/>
              <w:jc w:val="center"/>
              <w:rPr>
                <w:rFonts w:ascii="楷体" w:hAnsi="楷体" w:eastAsia="楷体"/>
                <w:sz w:val="24"/>
                <w:szCs w:val="21"/>
              </w:rPr>
            </w:pPr>
          </w:p>
        </w:tc>
        <w:tc>
          <w:tcPr>
            <w:tcW w:w="1995" w:type="dxa"/>
            <w:gridSpan w:val="2"/>
            <w:vAlign w:val="center"/>
          </w:tcPr>
          <w:p w14:paraId="05020261">
            <w:pPr>
              <w:spacing w:line="360" w:lineRule="auto"/>
              <w:jc w:val="center"/>
              <w:rPr>
                <w:rFonts w:ascii="楷体" w:hAnsi="楷体" w:eastAsia="楷体"/>
                <w:sz w:val="24"/>
                <w:szCs w:val="21"/>
              </w:rPr>
            </w:pPr>
          </w:p>
        </w:tc>
        <w:tc>
          <w:tcPr>
            <w:tcW w:w="900" w:type="dxa"/>
            <w:gridSpan w:val="2"/>
            <w:tcBorders>
              <w:right w:val="single" w:color="auto" w:sz="4" w:space="0"/>
            </w:tcBorders>
            <w:vAlign w:val="center"/>
          </w:tcPr>
          <w:p w14:paraId="79FF88BA">
            <w:pPr>
              <w:spacing w:line="360" w:lineRule="auto"/>
              <w:jc w:val="center"/>
              <w:rPr>
                <w:rFonts w:ascii="楷体" w:hAnsi="楷体" w:eastAsia="楷体"/>
                <w:sz w:val="24"/>
                <w:szCs w:val="21"/>
              </w:rPr>
            </w:pPr>
          </w:p>
        </w:tc>
        <w:tc>
          <w:tcPr>
            <w:tcW w:w="2458" w:type="dxa"/>
            <w:tcBorders>
              <w:left w:val="single" w:color="auto" w:sz="4" w:space="0"/>
              <w:right w:val="single" w:color="auto" w:sz="12" w:space="0"/>
            </w:tcBorders>
            <w:vAlign w:val="center"/>
          </w:tcPr>
          <w:p w14:paraId="4A89A874">
            <w:pPr>
              <w:spacing w:line="360" w:lineRule="auto"/>
              <w:jc w:val="center"/>
              <w:rPr>
                <w:rFonts w:ascii="楷体" w:hAnsi="楷体" w:eastAsia="楷体"/>
                <w:sz w:val="24"/>
                <w:szCs w:val="21"/>
              </w:rPr>
            </w:pPr>
          </w:p>
        </w:tc>
      </w:tr>
      <w:tr w14:paraId="3A614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continue"/>
            <w:tcBorders>
              <w:left w:val="single" w:color="auto" w:sz="12" w:space="0"/>
            </w:tcBorders>
          </w:tcPr>
          <w:p w14:paraId="153B0953">
            <w:pPr>
              <w:jc w:val="left"/>
              <w:rPr>
                <w:rFonts w:ascii="仿宋_GB2312" w:hAnsi="仿宋_GB2312" w:eastAsia="仿宋_GB2312"/>
                <w:sz w:val="24"/>
                <w:szCs w:val="21"/>
              </w:rPr>
            </w:pPr>
          </w:p>
        </w:tc>
        <w:tc>
          <w:tcPr>
            <w:tcW w:w="1021" w:type="dxa"/>
            <w:vAlign w:val="center"/>
          </w:tcPr>
          <w:p w14:paraId="3FDA3E85">
            <w:pPr>
              <w:spacing w:line="360" w:lineRule="auto"/>
              <w:jc w:val="center"/>
              <w:rPr>
                <w:rFonts w:ascii="楷体" w:hAnsi="楷体" w:eastAsia="楷体"/>
                <w:sz w:val="24"/>
                <w:szCs w:val="21"/>
              </w:rPr>
            </w:pPr>
          </w:p>
        </w:tc>
        <w:tc>
          <w:tcPr>
            <w:tcW w:w="1622" w:type="dxa"/>
            <w:gridSpan w:val="3"/>
            <w:vAlign w:val="center"/>
          </w:tcPr>
          <w:p w14:paraId="46B0C72C">
            <w:pPr>
              <w:spacing w:line="360" w:lineRule="auto"/>
              <w:jc w:val="center"/>
              <w:rPr>
                <w:rFonts w:ascii="楷体" w:hAnsi="楷体" w:eastAsia="楷体"/>
                <w:sz w:val="24"/>
                <w:szCs w:val="21"/>
              </w:rPr>
            </w:pPr>
          </w:p>
        </w:tc>
        <w:tc>
          <w:tcPr>
            <w:tcW w:w="1995" w:type="dxa"/>
            <w:gridSpan w:val="2"/>
            <w:vAlign w:val="center"/>
          </w:tcPr>
          <w:p w14:paraId="76CD4E54">
            <w:pPr>
              <w:spacing w:line="360" w:lineRule="auto"/>
              <w:jc w:val="center"/>
              <w:rPr>
                <w:rFonts w:ascii="楷体" w:hAnsi="楷体" w:eastAsia="楷体"/>
                <w:sz w:val="24"/>
                <w:szCs w:val="21"/>
              </w:rPr>
            </w:pPr>
          </w:p>
        </w:tc>
        <w:tc>
          <w:tcPr>
            <w:tcW w:w="900" w:type="dxa"/>
            <w:gridSpan w:val="2"/>
            <w:tcBorders>
              <w:right w:val="single" w:color="auto" w:sz="4" w:space="0"/>
            </w:tcBorders>
            <w:vAlign w:val="center"/>
          </w:tcPr>
          <w:p w14:paraId="4EC0D2E8">
            <w:pPr>
              <w:spacing w:line="360" w:lineRule="auto"/>
              <w:jc w:val="center"/>
              <w:rPr>
                <w:rFonts w:ascii="楷体" w:hAnsi="楷体" w:eastAsia="楷体"/>
                <w:sz w:val="24"/>
                <w:szCs w:val="21"/>
              </w:rPr>
            </w:pPr>
          </w:p>
        </w:tc>
        <w:tc>
          <w:tcPr>
            <w:tcW w:w="2458" w:type="dxa"/>
            <w:tcBorders>
              <w:left w:val="single" w:color="auto" w:sz="4" w:space="0"/>
              <w:right w:val="single" w:color="auto" w:sz="12" w:space="0"/>
            </w:tcBorders>
            <w:vAlign w:val="center"/>
          </w:tcPr>
          <w:p w14:paraId="340ED27E">
            <w:pPr>
              <w:spacing w:line="360" w:lineRule="auto"/>
              <w:jc w:val="center"/>
              <w:rPr>
                <w:rFonts w:ascii="楷体" w:hAnsi="楷体" w:eastAsia="楷体"/>
                <w:sz w:val="24"/>
                <w:szCs w:val="21"/>
              </w:rPr>
            </w:pPr>
          </w:p>
        </w:tc>
      </w:tr>
      <w:tr w14:paraId="01B7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restart"/>
            <w:tcBorders>
              <w:left w:val="single" w:color="auto" w:sz="12" w:space="0"/>
            </w:tcBorders>
            <w:vAlign w:val="center"/>
          </w:tcPr>
          <w:p w14:paraId="23561F75">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项</w:t>
            </w:r>
          </w:p>
          <w:p w14:paraId="0754C48F">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目</w:t>
            </w:r>
          </w:p>
          <w:p w14:paraId="7D8BEE5A">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指</w:t>
            </w:r>
          </w:p>
          <w:p w14:paraId="7A7F0098">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导</w:t>
            </w:r>
          </w:p>
          <w:p w14:paraId="49AD63B8">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老</w:t>
            </w:r>
          </w:p>
          <w:p w14:paraId="765B43BE">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师</w:t>
            </w:r>
          </w:p>
        </w:tc>
        <w:tc>
          <w:tcPr>
            <w:tcW w:w="1021" w:type="dxa"/>
            <w:vAlign w:val="center"/>
          </w:tcPr>
          <w:p w14:paraId="3495CE5C">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姓名</w:t>
            </w:r>
          </w:p>
        </w:tc>
        <w:tc>
          <w:tcPr>
            <w:tcW w:w="1622" w:type="dxa"/>
            <w:gridSpan w:val="3"/>
            <w:vAlign w:val="center"/>
          </w:tcPr>
          <w:p w14:paraId="33251261">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联系电话</w:t>
            </w:r>
          </w:p>
        </w:tc>
        <w:tc>
          <w:tcPr>
            <w:tcW w:w="1995" w:type="dxa"/>
            <w:gridSpan w:val="2"/>
            <w:vAlign w:val="center"/>
          </w:tcPr>
          <w:p w14:paraId="1526BA46">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所在单位</w:t>
            </w:r>
          </w:p>
        </w:tc>
        <w:tc>
          <w:tcPr>
            <w:tcW w:w="900" w:type="dxa"/>
            <w:gridSpan w:val="2"/>
            <w:vAlign w:val="center"/>
          </w:tcPr>
          <w:p w14:paraId="278D8602">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职务/职称</w:t>
            </w:r>
          </w:p>
        </w:tc>
        <w:tc>
          <w:tcPr>
            <w:tcW w:w="2458" w:type="dxa"/>
            <w:tcBorders>
              <w:right w:val="single" w:color="auto" w:sz="12" w:space="0"/>
            </w:tcBorders>
            <w:vAlign w:val="center"/>
          </w:tcPr>
          <w:p w14:paraId="1670C2E7">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主要研究方向</w:t>
            </w:r>
          </w:p>
        </w:tc>
      </w:tr>
      <w:tr w14:paraId="7B3A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26" w:type="dxa"/>
            <w:gridSpan w:val="3"/>
            <w:vMerge w:val="continue"/>
            <w:tcBorders>
              <w:left w:val="single" w:color="auto" w:sz="12" w:space="0"/>
            </w:tcBorders>
            <w:vAlign w:val="center"/>
          </w:tcPr>
          <w:p w14:paraId="4DE67066">
            <w:pPr>
              <w:spacing w:line="280" w:lineRule="exact"/>
              <w:jc w:val="center"/>
              <w:rPr>
                <w:rFonts w:ascii="仿宋_GB2312" w:hAnsi="仿宋_GB2312" w:eastAsia="仿宋_GB2312"/>
                <w:sz w:val="24"/>
                <w:szCs w:val="21"/>
              </w:rPr>
            </w:pPr>
          </w:p>
        </w:tc>
        <w:tc>
          <w:tcPr>
            <w:tcW w:w="1021" w:type="dxa"/>
            <w:vAlign w:val="center"/>
          </w:tcPr>
          <w:p w14:paraId="501567A9">
            <w:pPr>
              <w:spacing w:line="360" w:lineRule="exact"/>
              <w:jc w:val="center"/>
              <w:rPr>
                <w:rFonts w:ascii="楷体" w:hAnsi="楷体" w:eastAsia="楷体"/>
                <w:sz w:val="24"/>
                <w:szCs w:val="21"/>
              </w:rPr>
            </w:pPr>
            <w:ins w:id="8" w:author="Zhiyi Li" w:date="2026-04-03T10:54:00Z">
              <w:r>
                <w:rPr>
                  <w:rFonts w:hint="eastAsia" w:ascii="楷体" w:hAnsi="楷体" w:eastAsia="楷体"/>
                  <w:sz w:val="24"/>
                  <w:szCs w:val="21"/>
                </w:rPr>
                <w:t>李知艺</w:t>
              </w:r>
            </w:ins>
          </w:p>
        </w:tc>
        <w:tc>
          <w:tcPr>
            <w:tcW w:w="1622" w:type="dxa"/>
            <w:gridSpan w:val="3"/>
            <w:vAlign w:val="center"/>
          </w:tcPr>
          <w:p w14:paraId="13EE3956">
            <w:pPr>
              <w:spacing w:line="360" w:lineRule="exact"/>
              <w:jc w:val="center"/>
              <w:rPr>
                <w:rFonts w:ascii="楷体" w:hAnsi="楷体" w:eastAsia="楷体"/>
                <w:sz w:val="24"/>
                <w:szCs w:val="21"/>
              </w:rPr>
            </w:pPr>
            <w:ins w:id="9" w:author="Zhiyi Li" w:date="2026-04-03T10:54:00Z">
              <w:r>
                <w:rPr>
                  <w:rFonts w:hint="eastAsia" w:ascii="楷体" w:hAnsi="楷体" w:eastAsia="楷体"/>
                  <w:sz w:val="24"/>
                  <w:szCs w:val="21"/>
                </w:rPr>
                <w:t>1</w:t>
              </w:r>
            </w:ins>
            <w:ins w:id="10" w:author="Zhiyi Li" w:date="2026-04-03T10:54:00Z">
              <w:r>
                <w:rPr>
                  <w:rFonts w:ascii="楷体" w:hAnsi="楷体" w:eastAsia="楷体"/>
                  <w:sz w:val="24"/>
                  <w:szCs w:val="21"/>
                </w:rPr>
                <w:t>5658076963</w:t>
              </w:r>
            </w:ins>
          </w:p>
        </w:tc>
        <w:tc>
          <w:tcPr>
            <w:tcW w:w="1995" w:type="dxa"/>
            <w:gridSpan w:val="2"/>
            <w:vAlign w:val="center"/>
          </w:tcPr>
          <w:p w14:paraId="23FB684D">
            <w:pPr>
              <w:spacing w:line="360" w:lineRule="exact"/>
              <w:jc w:val="center"/>
              <w:rPr>
                <w:rFonts w:hint="eastAsia" w:ascii="楷体" w:hAnsi="楷体" w:eastAsia="楷体"/>
                <w:sz w:val="24"/>
                <w:szCs w:val="21"/>
              </w:rPr>
            </w:pPr>
            <w:ins w:id="11" w:author="Zhiyi Li" w:date="2026-04-03T10:54:00Z">
              <w:r>
                <w:rPr>
                  <w:rFonts w:hint="eastAsia" w:ascii="楷体" w:hAnsi="楷体" w:eastAsia="楷体"/>
                  <w:sz w:val="24"/>
                  <w:szCs w:val="21"/>
                </w:rPr>
                <w:t>电气工程学院</w:t>
              </w:r>
            </w:ins>
          </w:p>
        </w:tc>
        <w:tc>
          <w:tcPr>
            <w:tcW w:w="900" w:type="dxa"/>
            <w:gridSpan w:val="2"/>
            <w:vAlign w:val="center"/>
          </w:tcPr>
          <w:p w14:paraId="612F9ED5">
            <w:pPr>
              <w:jc w:val="center"/>
              <w:rPr>
                <w:rFonts w:ascii="楷体" w:hAnsi="楷体" w:eastAsia="楷体"/>
                <w:sz w:val="24"/>
                <w:szCs w:val="21"/>
              </w:rPr>
            </w:pPr>
            <w:ins w:id="12" w:author="Zhiyi Li" w:date="2026-04-03T10:54:00Z">
              <w:r>
                <w:rPr>
                  <w:rFonts w:hint="eastAsia" w:ascii="楷体" w:hAnsi="楷体" w:eastAsia="楷体"/>
                  <w:sz w:val="24"/>
                  <w:szCs w:val="21"/>
                </w:rPr>
                <w:t>研究员</w:t>
              </w:r>
            </w:ins>
          </w:p>
        </w:tc>
        <w:tc>
          <w:tcPr>
            <w:tcW w:w="2458" w:type="dxa"/>
            <w:tcBorders>
              <w:right w:val="single" w:color="auto" w:sz="12" w:space="0"/>
            </w:tcBorders>
            <w:vAlign w:val="center"/>
          </w:tcPr>
          <w:p w14:paraId="693E4BB9">
            <w:pPr>
              <w:jc w:val="center"/>
              <w:rPr>
                <w:rFonts w:ascii="楷体" w:hAnsi="楷体" w:eastAsia="楷体"/>
                <w:sz w:val="24"/>
                <w:szCs w:val="21"/>
              </w:rPr>
            </w:pPr>
            <w:ins w:id="13" w:author="Zhiyi Li" w:date="2026-04-03T10:55:00Z">
              <w:r>
                <w:rPr>
                  <w:rFonts w:hint="eastAsia" w:ascii="楷体" w:hAnsi="楷体" w:eastAsia="楷体"/>
                  <w:sz w:val="24"/>
                  <w:szCs w:val="21"/>
                </w:rPr>
                <w:t>电力人工智能</w:t>
              </w:r>
            </w:ins>
          </w:p>
        </w:tc>
      </w:tr>
      <w:tr w14:paraId="609E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26" w:type="dxa"/>
            <w:gridSpan w:val="3"/>
            <w:vMerge w:val="continue"/>
            <w:tcBorders>
              <w:left w:val="single" w:color="auto" w:sz="12" w:space="0"/>
            </w:tcBorders>
            <w:vAlign w:val="center"/>
          </w:tcPr>
          <w:p w14:paraId="010B130A">
            <w:pPr>
              <w:spacing w:line="280" w:lineRule="exact"/>
              <w:jc w:val="center"/>
              <w:rPr>
                <w:rFonts w:ascii="仿宋_GB2312" w:hAnsi="仿宋_GB2312" w:eastAsia="仿宋_GB2312"/>
                <w:sz w:val="24"/>
                <w:szCs w:val="21"/>
              </w:rPr>
            </w:pPr>
          </w:p>
        </w:tc>
        <w:tc>
          <w:tcPr>
            <w:tcW w:w="1021" w:type="dxa"/>
            <w:vAlign w:val="center"/>
          </w:tcPr>
          <w:p w14:paraId="50191948">
            <w:pPr>
              <w:spacing w:line="360" w:lineRule="exact"/>
              <w:jc w:val="center"/>
              <w:rPr>
                <w:rFonts w:ascii="楷体" w:hAnsi="楷体" w:eastAsia="楷体"/>
                <w:sz w:val="24"/>
                <w:szCs w:val="21"/>
              </w:rPr>
            </w:pPr>
          </w:p>
        </w:tc>
        <w:tc>
          <w:tcPr>
            <w:tcW w:w="1622" w:type="dxa"/>
            <w:gridSpan w:val="3"/>
            <w:vAlign w:val="center"/>
          </w:tcPr>
          <w:p w14:paraId="44D006D0">
            <w:pPr>
              <w:spacing w:line="360" w:lineRule="exact"/>
              <w:jc w:val="center"/>
              <w:rPr>
                <w:rFonts w:ascii="楷体" w:hAnsi="楷体" w:eastAsia="楷体"/>
                <w:sz w:val="24"/>
                <w:szCs w:val="21"/>
              </w:rPr>
            </w:pPr>
          </w:p>
        </w:tc>
        <w:tc>
          <w:tcPr>
            <w:tcW w:w="1995" w:type="dxa"/>
            <w:gridSpan w:val="2"/>
            <w:vAlign w:val="center"/>
          </w:tcPr>
          <w:p w14:paraId="1F427CF2">
            <w:pPr>
              <w:spacing w:line="360" w:lineRule="exact"/>
              <w:jc w:val="center"/>
              <w:rPr>
                <w:rFonts w:ascii="楷体" w:hAnsi="楷体" w:eastAsia="楷体"/>
                <w:sz w:val="24"/>
                <w:szCs w:val="21"/>
              </w:rPr>
            </w:pPr>
          </w:p>
        </w:tc>
        <w:tc>
          <w:tcPr>
            <w:tcW w:w="900" w:type="dxa"/>
            <w:gridSpan w:val="2"/>
            <w:vAlign w:val="center"/>
          </w:tcPr>
          <w:p w14:paraId="3FB36A73">
            <w:pPr>
              <w:jc w:val="center"/>
              <w:rPr>
                <w:rFonts w:ascii="楷体" w:hAnsi="楷体" w:eastAsia="楷体"/>
                <w:sz w:val="24"/>
                <w:szCs w:val="21"/>
              </w:rPr>
            </w:pPr>
          </w:p>
        </w:tc>
        <w:tc>
          <w:tcPr>
            <w:tcW w:w="2458" w:type="dxa"/>
            <w:tcBorders>
              <w:right w:val="single" w:color="auto" w:sz="12" w:space="0"/>
            </w:tcBorders>
            <w:vAlign w:val="center"/>
          </w:tcPr>
          <w:p w14:paraId="1EC94EFB">
            <w:pPr>
              <w:jc w:val="center"/>
              <w:rPr>
                <w:rFonts w:ascii="楷体" w:hAnsi="楷体" w:eastAsia="楷体"/>
                <w:sz w:val="24"/>
                <w:szCs w:val="21"/>
              </w:rPr>
            </w:pPr>
          </w:p>
        </w:tc>
      </w:tr>
      <w:tr w14:paraId="2F1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26" w:type="dxa"/>
            <w:gridSpan w:val="3"/>
            <w:vMerge w:val="continue"/>
            <w:tcBorders>
              <w:left w:val="single" w:color="auto" w:sz="12" w:space="0"/>
            </w:tcBorders>
            <w:vAlign w:val="center"/>
          </w:tcPr>
          <w:p w14:paraId="74D718E2">
            <w:pPr>
              <w:spacing w:line="280" w:lineRule="exact"/>
              <w:jc w:val="center"/>
              <w:rPr>
                <w:rFonts w:ascii="仿宋_GB2312" w:hAnsi="仿宋_GB2312" w:eastAsia="仿宋_GB2312"/>
                <w:sz w:val="24"/>
                <w:szCs w:val="21"/>
              </w:rPr>
            </w:pPr>
          </w:p>
        </w:tc>
        <w:tc>
          <w:tcPr>
            <w:tcW w:w="1021" w:type="dxa"/>
            <w:vAlign w:val="center"/>
          </w:tcPr>
          <w:p w14:paraId="5B171250">
            <w:pPr>
              <w:spacing w:line="360" w:lineRule="exact"/>
              <w:jc w:val="center"/>
              <w:rPr>
                <w:rFonts w:ascii="楷体" w:hAnsi="楷体" w:eastAsia="楷体"/>
                <w:sz w:val="24"/>
                <w:szCs w:val="21"/>
              </w:rPr>
            </w:pPr>
          </w:p>
        </w:tc>
        <w:tc>
          <w:tcPr>
            <w:tcW w:w="1622" w:type="dxa"/>
            <w:gridSpan w:val="3"/>
            <w:vAlign w:val="center"/>
          </w:tcPr>
          <w:p w14:paraId="171652E5">
            <w:pPr>
              <w:spacing w:line="360" w:lineRule="exact"/>
              <w:jc w:val="center"/>
              <w:rPr>
                <w:rFonts w:ascii="楷体" w:hAnsi="楷体" w:eastAsia="楷体"/>
                <w:sz w:val="24"/>
                <w:szCs w:val="21"/>
              </w:rPr>
            </w:pPr>
          </w:p>
        </w:tc>
        <w:tc>
          <w:tcPr>
            <w:tcW w:w="1995" w:type="dxa"/>
            <w:gridSpan w:val="2"/>
            <w:vAlign w:val="center"/>
          </w:tcPr>
          <w:p w14:paraId="5CB088BE">
            <w:pPr>
              <w:spacing w:line="360" w:lineRule="exact"/>
              <w:jc w:val="center"/>
              <w:rPr>
                <w:rFonts w:ascii="楷体" w:hAnsi="楷体" w:eastAsia="楷体"/>
                <w:sz w:val="24"/>
                <w:szCs w:val="21"/>
              </w:rPr>
            </w:pPr>
          </w:p>
        </w:tc>
        <w:tc>
          <w:tcPr>
            <w:tcW w:w="900" w:type="dxa"/>
            <w:gridSpan w:val="2"/>
            <w:vAlign w:val="center"/>
          </w:tcPr>
          <w:p w14:paraId="68E8E960">
            <w:pPr>
              <w:jc w:val="center"/>
              <w:rPr>
                <w:rFonts w:ascii="楷体" w:hAnsi="楷体" w:eastAsia="楷体"/>
                <w:sz w:val="24"/>
                <w:szCs w:val="21"/>
              </w:rPr>
            </w:pPr>
          </w:p>
        </w:tc>
        <w:tc>
          <w:tcPr>
            <w:tcW w:w="2458" w:type="dxa"/>
            <w:tcBorders>
              <w:right w:val="single" w:color="auto" w:sz="12" w:space="0"/>
            </w:tcBorders>
            <w:vAlign w:val="center"/>
          </w:tcPr>
          <w:p w14:paraId="702828E8">
            <w:pPr>
              <w:jc w:val="center"/>
              <w:rPr>
                <w:rFonts w:ascii="楷体" w:hAnsi="楷体" w:eastAsia="楷体"/>
                <w:sz w:val="24"/>
                <w:szCs w:val="21"/>
              </w:rPr>
            </w:pPr>
          </w:p>
        </w:tc>
      </w:tr>
      <w:tr w14:paraId="19368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26" w:type="dxa"/>
            <w:gridSpan w:val="3"/>
            <w:vMerge w:val="continue"/>
            <w:tcBorders>
              <w:left w:val="single" w:color="auto" w:sz="12" w:space="0"/>
            </w:tcBorders>
            <w:vAlign w:val="center"/>
          </w:tcPr>
          <w:p w14:paraId="46FB1CA4">
            <w:pPr>
              <w:spacing w:line="360" w:lineRule="exact"/>
              <w:rPr>
                <w:rFonts w:ascii="仿宋_GB2312" w:hAnsi="仿宋_GB2312" w:eastAsia="仿宋_GB2312"/>
                <w:sz w:val="24"/>
                <w:szCs w:val="21"/>
              </w:rPr>
            </w:pPr>
          </w:p>
        </w:tc>
        <w:tc>
          <w:tcPr>
            <w:tcW w:w="7996" w:type="dxa"/>
            <w:gridSpan w:val="9"/>
            <w:tcBorders>
              <w:right w:val="single" w:color="auto" w:sz="12" w:space="0"/>
            </w:tcBorders>
            <w:vAlign w:val="center"/>
          </w:tcPr>
          <w:p w14:paraId="212BDAC8">
            <w:pPr>
              <w:spacing w:line="360" w:lineRule="auto"/>
              <w:jc w:val="left"/>
              <w:rPr>
                <w:rFonts w:ascii="仿宋_GB2312" w:hAnsi="仿宋_GB2312" w:eastAsia="仿宋_GB2312"/>
                <w:sz w:val="24"/>
                <w:szCs w:val="21"/>
              </w:rPr>
            </w:pPr>
            <w:r>
              <w:rPr>
                <w:rFonts w:hint="eastAsia" w:ascii="仿宋_GB2312" w:hAnsi="仿宋_GB2312" w:eastAsia="仿宋_GB2312"/>
                <w:sz w:val="24"/>
                <w:szCs w:val="21"/>
              </w:rPr>
              <w:t>近三年成果：国家级</w:t>
            </w:r>
            <w:r>
              <w:rPr>
                <w:rFonts w:hint="eastAsia" w:ascii="仿宋_GB2312" w:hAnsi="仿宋_GB2312" w:eastAsia="仿宋_GB2312"/>
                <w:sz w:val="24"/>
                <w:szCs w:val="21"/>
                <w:u w:val="single"/>
              </w:rPr>
              <w:t xml:space="preserve">   </w:t>
            </w:r>
            <w:r>
              <w:rPr>
                <w:rFonts w:hint="eastAsia" w:ascii="仿宋_GB2312" w:hAnsi="仿宋_GB2312" w:eastAsia="仿宋_GB2312"/>
                <w:sz w:val="24"/>
                <w:szCs w:val="21"/>
              </w:rPr>
              <w:t>等奖</w:t>
            </w:r>
            <w:r>
              <w:rPr>
                <w:rFonts w:hint="eastAsia" w:ascii="仿宋_GB2312" w:hAnsi="仿宋_GB2312" w:eastAsia="仿宋_GB2312"/>
                <w:sz w:val="24"/>
                <w:szCs w:val="21"/>
                <w:u w:val="single"/>
              </w:rPr>
              <w:t xml:space="preserve">   </w:t>
            </w:r>
            <w:r>
              <w:rPr>
                <w:rFonts w:hint="eastAsia" w:ascii="仿宋_GB2312" w:hAnsi="仿宋_GB2312" w:eastAsia="仿宋_GB2312"/>
                <w:sz w:val="24"/>
                <w:szCs w:val="21"/>
              </w:rPr>
              <w:t>项，省部级</w:t>
            </w:r>
            <w:r>
              <w:rPr>
                <w:rFonts w:hint="eastAsia" w:ascii="仿宋_GB2312" w:hAnsi="仿宋_GB2312" w:eastAsia="仿宋_GB2312"/>
                <w:sz w:val="24"/>
                <w:szCs w:val="21"/>
                <w:u w:val="single"/>
              </w:rPr>
              <w:t xml:space="preserve"> </w:t>
            </w:r>
            <w:ins w:id="14" w:author="Zhiyi Li" w:date="2026-04-03T10:55:00Z">
              <w:r>
                <w:rPr>
                  <w:rFonts w:hint="eastAsia" w:ascii="仿宋_GB2312" w:hAnsi="仿宋_GB2312" w:eastAsia="仿宋_GB2312"/>
                  <w:sz w:val="24"/>
                  <w:szCs w:val="21"/>
                  <w:u w:val="single"/>
                </w:rPr>
                <w:t>二</w:t>
              </w:r>
            </w:ins>
            <w:r>
              <w:rPr>
                <w:rFonts w:hint="eastAsia" w:ascii="仿宋_GB2312" w:hAnsi="仿宋_GB2312" w:eastAsia="仿宋_GB2312"/>
                <w:sz w:val="24"/>
                <w:szCs w:val="21"/>
                <w:u w:val="single"/>
              </w:rPr>
              <w:t xml:space="preserve"> </w:t>
            </w:r>
            <w:ins w:id="15" w:author="Zhiyi Li" w:date="2026-04-03T10:55:00Z">
              <w:r>
                <w:rPr>
                  <w:rFonts w:hint="eastAsia" w:ascii="仿宋_GB2312" w:hAnsi="仿宋_GB2312" w:eastAsia="仿宋_GB2312"/>
                  <w:sz w:val="24"/>
                  <w:szCs w:val="21"/>
                </w:rPr>
                <w:t>等奖</w:t>
              </w:r>
            </w:ins>
            <w:ins w:id="16" w:author="Zhiyi Li" w:date="2026-04-03T10:55:00Z">
              <w:r>
                <w:rPr>
                  <w:rFonts w:hint="eastAsia" w:ascii="仿宋_GB2312" w:hAnsi="仿宋_GB2312" w:eastAsia="仿宋_GB2312"/>
                  <w:sz w:val="24"/>
                  <w:szCs w:val="21"/>
                  <w:u w:val="single"/>
                </w:rPr>
                <w:t xml:space="preserve"> </w:t>
              </w:r>
            </w:ins>
            <w:ins w:id="17" w:author="Zhiyi Li" w:date="2026-04-03T10:55:00Z">
              <w:r>
                <w:rPr>
                  <w:rFonts w:ascii="仿宋_GB2312" w:hAnsi="仿宋_GB2312" w:eastAsia="仿宋_GB2312"/>
                  <w:sz w:val="24"/>
                  <w:szCs w:val="21"/>
                  <w:u w:val="single"/>
                </w:rPr>
                <w:t>1</w:t>
              </w:r>
            </w:ins>
            <w:ins w:id="18" w:author="Zhiyi Li" w:date="2026-04-03T10:55:00Z">
              <w:r>
                <w:rPr>
                  <w:rFonts w:hint="eastAsia" w:ascii="仿宋_GB2312" w:hAnsi="仿宋_GB2312" w:eastAsia="仿宋_GB2312"/>
                  <w:sz w:val="24"/>
                  <w:szCs w:val="21"/>
                  <w:u w:val="single"/>
                </w:rPr>
                <w:t xml:space="preserve"> </w:t>
              </w:r>
            </w:ins>
            <w:r>
              <w:rPr>
                <w:rFonts w:hint="eastAsia" w:ascii="仿宋_GB2312" w:hAnsi="仿宋_GB2312" w:eastAsia="仿宋_GB2312"/>
                <w:sz w:val="24"/>
                <w:szCs w:val="21"/>
              </w:rPr>
              <w:t>项</w:t>
            </w:r>
          </w:p>
        </w:tc>
      </w:tr>
      <w:tr w14:paraId="182C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26" w:type="dxa"/>
            <w:gridSpan w:val="3"/>
            <w:vMerge w:val="continue"/>
            <w:tcBorders>
              <w:left w:val="single" w:color="auto" w:sz="12" w:space="0"/>
            </w:tcBorders>
            <w:vAlign w:val="center"/>
          </w:tcPr>
          <w:p w14:paraId="78D663D9">
            <w:pPr>
              <w:spacing w:line="360" w:lineRule="exact"/>
              <w:rPr>
                <w:rFonts w:ascii="仿宋_GB2312" w:hAnsi="仿宋_GB2312" w:eastAsia="仿宋_GB2312"/>
                <w:sz w:val="24"/>
                <w:szCs w:val="21"/>
              </w:rPr>
            </w:pPr>
          </w:p>
        </w:tc>
        <w:tc>
          <w:tcPr>
            <w:tcW w:w="7996" w:type="dxa"/>
            <w:gridSpan w:val="9"/>
            <w:tcBorders>
              <w:right w:val="single" w:color="auto" w:sz="12" w:space="0"/>
            </w:tcBorders>
            <w:vAlign w:val="center"/>
          </w:tcPr>
          <w:p w14:paraId="7B005B08">
            <w:pPr>
              <w:spacing w:line="360" w:lineRule="auto"/>
              <w:jc w:val="left"/>
              <w:rPr>
                <w:rFonts w:ascii="仿宋_GB2312" w:hAnsi="仿宋_GB2312" w:eastAsia="仿宋_GB2312"/>
                <w:sz w:val="24"/>
                <w:szCs w:val="21"/>
              </w:rPr>
            </w:pPr>
            <w:ins w:id="19" w:author="Zhiyi Li" w:date="2026-04-03T10:55:00Z">
              <w:r>
                <w:rPr>
                  <w:rFonts w:hint="eastAsia" w:ascii="仿宋_GB2312" w:hAnsi="仿宋_GB2312" w:eastAsia="仿宋_GB2312"/>
                  <w:sz w:val="24"/>
                  <w:szCs w:val="21"/>
                </w:rPr>
                <w:t>近三年科研经费</w:t>
              </w:r>
            </w:ins>
            <w:ins w:id="20" w:author="Zhiyi Li" w:date="2026-04-03T10:55:00Z">
              <w:r>
                <w:rPr>
                  <w:rFonts w:hint="eastAsia" w:ascii="仿宋_GB2312" w:hAnsi="仿宋_GB2312" w:eastAsia="仿宋_GB2312"/>
                  <w:sz w:val="24"/>
                  <w:szCs w:val="21"/>
                  <w:u w:val="single"/>
                </w:rPr>
                <w:t xml:space="preserve"> </w:t>
              </w:r>
            </w:ins>
            <w:ins w:id="21" w:author="Zhiyi Li" w:date="2026-04-03T10:55:00Z">
              <w:r>
                <w:rPr>
                  <w:rFonts w:ascii="仿宋_GB2312" w:hAnsi="仿宋_GB2312" w:eastAsia="仿宋_GB2312"/>
                  <w:sz w:val="24"/>
                  <w:szCs w:val="21"/>
                  <w:u w:val="single"/>
                </w:rPr>
                <w:t>2400</w:t>
              </w:r>
            </w:ins>
            <w:ins w:id="22" w:author="Zhiyi Li" w:date="2026-04-03T10:55:00Z">
              <w:r>
                <w:rPr>
                  <w:rFonts w:hint="eastAsia" w:ascii="仿宋_GB2312" w:hAnsi="仿宋_GB2312" w:eastAsia="仿宋_GB2312"/>
                  <w:sz w:val="24"/>
                  <w:szCs w:val="21"/>
                  <w:u w:val="single"/>
                </w:rPr>
                <w:t xml:space="preserve"> </w:t>
              </w:r>
            </w:ins>
            <w:r>
              <w:rPr>
                <w:rFonts w:hint="eastAsia" w:ascii="仿宋_GB2312" w:hAnsi="仿宋_GB2312" w:eastAsia="仿宋_GB2312"/>
                <w:sz w:val="24"/>
                <w:szCs w:val="21"/>
              </w:rPr>
              <w:t>万元，</w:t>
            </w:r>
            <w:ins w:id="23" w:author="Zhiyi Li" w:date="2026-04-03T10:55:00Z">
              <w:r>
                <w:rPr>
                  <w:rFonts w:hint="eastAsia" w:ascii="仿宋_GB2312" w:hAnsi="仿宋_GB2312" w:eastAsia="仿宋_GB2312"/>
                  <w:sz w:val="24"/>
                  <w:szCs w:val="21"/>
                </w:rPr>
                <w:t>年均</w:t>
              </w:r>
            </w:ins>
            <w:ins w:id="24" w:author="Zhiyi Li" w:date="2026-04-03T10:55:00Z">
              <w:r>
                <w:rPr>
                  <w:rFonts w:hint="eastAsia" w:ascii="仿宋_GB2312" w:hAnsi="仿宋_GB2312" w:eastAsia="仿宋_GB2312"/>
                  <w:sz w:val="24"/>
                  <w:szCs w:val="21"/>
                  <w:u w:val="single"/>
                </w:rPr>
                <w:t xml:space="preserve"> </w:t>
              </w:r>
            </w:ins>
            <w:ins w:id="25" w:author="Zhiyi Li" w:date="2026-04-03T10:55:00Z">
              <w:r>
                <w:rPr>
                  <w:rFonts w:ascii="仿宋_GB2312" w:hAnsi="仿宋_GB2312" w:eastAsia="仿宋_GB2312"/>
                  <w:sz w:val="24"/>
                  <w:szCs w:val="21"/>
                  <w:u w:val="single"/>
                </w:rPr>
                <w:t>800</w:t>
              </w:r>
            </w:ins>
            <w:ins w:id="26" w:author="Zhiyi Li" w:date="2026-04-03T10:55:00Z">
              <w:r>
                <w:rPr>
                  <w:rFonts w:hint="eastAsia" w:ascii="仿宋_GB2312" w:hAnsi="仿宋_GB2312" w:eastAsia="仿宋_GB2312"/>
                  <w:sz w:val="24"/>
                  <w:szCs w:val="21"/>
                  <w:u w:val="single"/>
                </w:rPr>
                <w:t xml:space="preserve"> </w:t>
              </w:r>
            </w:ins>
            <w:r>
              <w:rPr>
                <w:rFonts w:hint="eastAsia" w:ascii="仿宋_GB2312" w:hAnsi="仿宋_GB2312" w:eastAsia="仿宋_GB2312"/>
                <w:sz w:val="24"/>
                <w:szCs w:val="21"/>
              </w:rPr>
              <w:t>万元</w:t>
            </w:r>
          </w:p>
        </w:tc>
      </w:tr>
      <w:tr w14:paraId="1836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23" w:hRule="atLeast"/>
        </w:trPr>
        <w:tc>
          <w:tcPr>
            <w:tcW w:w="1326" w:type="dxa"/>
            <w:gridSpan w:val="3"/>
            <w:tcBorders>
              <w:left w:val="single" w:color="auto" w:sz="12" w:space="0"/>
            </w:tcBorders>
            <w:vAlign w:val="center"/>
          </w:tcPr>
          <w:p w14:paraId="55BA89CB">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项</w:t>
            </w:r>
          </w:p>
          <w:p w14:paraId="0ED1B190">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目</w:t>
            </w:r>
          </w:p>
          <w:p w14:paraId="6FADD038">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主</w:t>
            </w:r>
          </w:p>
          <w:p w14:paraId="0305449C">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要</w:t>
            </w:r>
          </w:p>
          <w:p w14:paraId="32795084">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内</w:t>
            </w:r>
          </w:p>
          <w:p w14:paraId="6D23EED8">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容</w:t>
            </w:r>
          </w:p>
          <w:p w14:paraId="5519E609">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简</w:t>
            </w:r>
          </w:p>
          <w:p w14:paraId="73A6C0E0">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介</w:t>
            </w:r>
          </w:p>
        </w:tc>
        <w:tc>
          <w:tcPr>
            <w:tcW w:w="7996" w:type="dxa"/>
            <w:gridSpan w:val="9"/>
            <w:tcBorders>
              <w:right w:val="single" w:color="auto" w:sz="12" w:space="0"/>
            </w:tcBorders>
          </w:tcPr>
          <w:p w14:paraId="36D9B616">
            <w:pPr>
              <w:spacing w:line="360" w:lineRule="auto"/>
              <w:jc w:val="left"/>
              <w:rPr>
                <w:rFonts w:ascii="仿宋_GB2312" w:hAnsi="仿宋_GB2312" w:eastAsia="仿宋_GB2312"/>
                <w:sz w:val="24"/>
                <w:szCs w:val="21"/>
              </w:rPr>
            </w:pPr>
            <w:r>
              <w:rPr>
                <w:rFonts w:hint="eastAsia" w:ascii="仿宋_GB2312" w:hAnsi="仿宋_GB2312" w:eastAsia="仿宋_GB2312"/>
                <w:sz w:val="24"/>
                <w:szCs w:val="21"/>
                <w:highlight w:val="yellow"/>
              </w:rPr>
              <w:t>（不超过200字）</w:t>
            </w:r>
          </w:p>
          <w:p w14:paraId="6298C849">
            <w:pPr>
              <w:spacing w:line="400" w:lineRule="atLeast"/>
              <w:ind w:right="34"/>
              <w:jc w:val="left"/>
              <w:rPr>
                <w:rFonts w:ascii="楷体" w:hAnsi="楷体" w:eastAsia="楷体"/>
                <w:sz w:val="24"/>
              </w:rPr>
            </w:pPr>
            <w:r>
              <w:rPr>
                <w:rFonts w:ascii="宋体" w:hAnsi="宋体" w:cs="宋体"/>
                <w:sz w:val="24"/>
                <w:szCs w:val="24"/>
              </w:rPr>
              <w:t>本项目旨在研发“基于特征解耦与知识增强技术的电力看经济大模型智能体”。研究内容涵盖：一是研究电力消费与宏观经济指标的中长期关联机制，构建动态演化理论框架 ；二是构建气象-节假日-经济多元数据融合的电量波动解析模型，实现区域、行业、用户三级跨尺度特征解耦识别 ；三是基于电力经济知识图谱与语义大模型，提出重点行业基础用电量异动监测与智能诊断方法 ；四是基于多智能体协同机制，研发智能生成精准分析报告与问答交互模型 。</w:t>
            </w:r>
          </w:p>
        </w:tc>
      </w:tr>
      <w:tr w14:paraId="75F38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17" w:hRule="atLeast"/>
        </w:trPr>
        <w:tc>
          <w:tcPr>
            <w:tcW w:w="1326" w:type="dxa"/>
            <w:gridSpan w:val="3"/>
            <w:tcBorders>
              <w:left w:val="single" w:color="auto" w:sz="12" w:space="0"/>
            </w:tcBorders>
            <w:vAlign w:val="center"/>
          </w:tcPr>
          <w:p w14:paraId="109F24E3">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项目</w:t>
            </w:r>
            <w:r>
              <w:rPr>
                <w:rFonts w:ascii="仿宋_GB2312" w:hAnsi="仿宋_GB2312" w:eastAsia="仿宋_GB2312"/>
                <w:sz w:val="24"/>
                <w:szCs w:val="21"/>
              </w:rPr>
              <w:t>负责人参与科研情况</w:t>
            </w:r>
          </w:p>
        </w:tc>
        <w:tc>
          <w:tcPr>
            <w:tcW w:w="7996" w:type="dxa"/>
            <w:gridSpan w:val="9"/>
            <w:tcBorders>
              <w:right w:val="single" w:color="auto" w:sz="12" w:space="0"/>
            </w:tcBorders>
          </w:tcPr>
          <w:p w14:paraId="044A2B5F">
            <w:pPr>
              <w:spacing w:line="400" w:lineRule="atLeast"/>
              <w:ind w:right="34"/>
              <w:jc w:val="left"/>
              <w:rPr>
                <w:rFonts w:ascii="仿宋_GB2312" w:hAnsi="仿宋_GB2312" w:eastAsia="仿宋_GB2312"/>
                <w:sz w:val="24"/>
                <w:szCs w:val="21"/>
              </w:rPr>
            </w:pPr>
            <w:r>
              <w:rPr>
                <w:rFonts w:hint="eastAsia" w:ascii="仿宋_GB2312" w:hAnsi="仿宋_GB2312" w:eastAsia="仿宋_GB2312"/>
                <w:sz w:val="24"/>
                <w:szCs w:val="21"/>
                <w:highlight w:val="yellow"/>
              </w:rPr>
              <w:t>（不超过200字）</w:t>
            </w:r>
          </w:p>
          <w:p w14:paraId="7F47B3DA">
            <w:pPr>
              <w:spacing w:line="360" w:lineRule="auto"/>
              <w:jc w:val="left"/>
              <w:rPr>
                <w:rFonts w:ascii="仿宋_GB2312" w:hAnsi="仿宋_GB2312" w:eastAsia="仿宋_GB2312"/>
                <w:sz w:val="24"/>
                <w:szCs w:val="21"/>
              </w:rPr>
            </w:pPr>
            <w:r>
              <w:rPr>
                <w:rFonts w:hint="eastAsia" w:ascii="宋体" w:hAnsi="宋体" w:cs="宋体"/>
                <w:color w:val="000000"/>
                <w:sz w:val="24"/>
                <w:szCs w:val="24"/>
              </w:rPr>
              <w:t>参加杭州国际科创中心2025暑期科研启航实训营活动并顺利结营</w:t>
            </w:r>
          </w:p>
        </w:tc>
      </w:tr>
      <w:tr w14:paraId="4FCF6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87" w:hRule="atLeast"/>
        </w:trPr>
        <w:tc>
          <w:tcPr>
            <w:tcW w:w="1326" w:type="dxa"/>
            <w:gridSpan w:val="3"/>
            <w:tcBorders>
              <w:left w:val="single" w:color="auto" w:sz="12" w:space="0"/>
              <w:bottom w:val="single" w:color="auto" w:sz="12" w:space="0"/>
            </w:tcBorders>
            <w:vAlign w:val="center"/>
          </w:tcPr>
          <w:p w14:paraId="14B06AE4">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项目组</w:t>
            </w:r>
            <w:r>
              <w:rPr>
                <w:rFonts w:ascii="仿宋_GB2312" w:hAnsi="仿宋_GB2312" w:eastAsia="仿宋_GB2312"/>
                <w:sz w:val="24"/>
                <w:szCs w:val="21"/>
              </w:rPr>
              <w:t>成员参与科研情况</w:t>
            </w:r>
          </w:p>
        </w:tc>
        <w:tc>
          <w:tcPr>
            <w:tcW w:w="7996" w:type="dxa"/>
            <w:gridSpan w:val="9"/>
            <w:tcBorders>
              <w:bottom w:val="single" w:color="auto" w:sz="12" w:space="0"/>
              <w:right w:val="single" w:color="auto" w:sz="12" w:space="0"/>
            </w:tcBorders>
          </w:tcPr>
          <w:p w14:paraId="1378FDAF">
            <w:pPr>
              <w:spacing w:line="360" w:lineRule="auto"/>
              <w:jc w:val="left"/>
              <w:rPr>
                <w:rFonts w:ascii="仿宋_GB2312" w:hAnsi="仿宋_GB2312" w:eastAsia="仿宋_GB2312"/>
                <w:sz w:val="24"/>
                <w:szCs w:val="21"/>
              </w:rPr>
            </w:pPr>
            <w:r>
              <w:rPr>
                <w:rFonts w:hint="eastAsia" w:ascii="仿宋_GB2312" w:hAnsi="仿宋_GB2312" w:eastAsia="仿宋_GB2312"/>
                <w:sz w:val="24"/>
                <w:szCs w:val="21"/>
                <w:highlight w:val="yellow"/>
              </w:rPr>
              <w:t>（不超过200字）</w:t>
            </w:r>
          </w:p>
          <w:p w14:paraId="6426A0E8">
            <w:pPr>
              <w:spacing w:line="360" w:lineRule="auto"/>
              <w:jc w:val="left"/>
              <w:rPr>
                <w:rFonts w:ascii="仿宋_GB2312" w:hAnsi="仿宋_GB2312" w:eastAsia="仿宋_GB2312"/>
                <w:sz w:val="24"/>
                <w:szCs w:val="21"/>
              </w:rPr>
            </w:pPr>
            <w:r>
              <w:rPr>
                <w:rFonts w:hint="eastAsia" w:ascii="楷体" w:hAnsi="楷体" w:eastAsia="楷体" w:cs="楷体"/>
                <w:color w:val="000000" w:themeColor="text1"/>
                <w:sz w:val="24"/>
                <w:szCs w:val="21"/>
                <w14:textFill>
                  <w14:solidFill>
                    <w14:schemeClr w14:val="tx1"/>
                  </w14:solidFill>
                </w14:textFill>
              </w:rPr>
              <w:t>无</w:t>
            </w:r>
          </w:p>
        </w:tc>
      </w:tr>
    </w:tbl>
    <w:p w14:paraId="0D386FF4">
      <w:pPr>
        <w:pStyle w:val="3"/>
        <w:spacing w:after="0"/>
        <w:ind w:right="-393" w:rightChars="-187"/>
        <w:rPr>
          <w:rFonts w:ascii="黑体" w:hAnsi="黑体" w:eastAsia="黑体"/>
          <w:b/>
          <w:bCs/>
          <w:sz w:val="28"/>
          <w:szCs w:val="28"/>
        </w:rPr>
      </w:pPr>
      <w:r>
        <w:rPr>
          <w:rFonts w:hint="eastAsia" w:ascii="黑体" w:hAnsi="黑体" w:eastAsia="黑体"/>
          <w:b/>
          <w:bCs/>
          <w:sz w:val="28"/>
          <w:szCs w:val="28"/>
        </w:rPr>
        <w:t>二、项目背景、目的及意义</w:t>
      </w:r>
    </w:p>
    <w:tbl>
      <w:tblPr>
        <w:tblStyle w:val="8"/>
        <w:tblW w:w="0" w:type="auto"/>
        <w:tblInd w:w="108" w:type="dxa"/>
        <w:tblBorders>
          <w:top w:val="single" w:color="auto" w:sz="12" w:space="0"/>
          <w:left w:val="single" w:color="auto" w:sz="12" w:space="0"/>
          <w:bottom w:val="single" w:color="auto" w:sz="12" w:space="0"/>
          <w:right w:val="single" w:color="auto" w:sz="12" w:space="0"/>
          <w:insideH w:val="single" w:color="auto" w:sz="8" w:space="0"/>
          <w:insideV w:val="single" w:color="auto" w:sz="4" w:space="0"/>
        </w:tblBorders>
        <w:tblLayout w:type="fixed"/>
        <w:tblCellMar>
          <w:top w:w="0" w:type="dxa"/>
          <w:left w:w="108" w:type="dxa"/>
          <w:bottom w:w="0" w:type="dxa"/>
          <w:right w:w="108" w:type="dxa"/>
        </w:tblCellMar>
      </w:tblPr>
      <w:tblGrid>
        <w:gridCol w:w="9273"/>
      </w:tblGrid>
      <w:tr w14:paraId="33B7E380">
        <w:tblPrEx>
          <w:tblBorders>
            <w:top w:val="single" w:color="auto" w:sz="12" w:space="0"/>
            <w:left w:val="single" w:color="auto" w:sz="12" w:space="0"/>
            <w:bottom w:val="single" w:color="auto" w:sz="12" w:space="0"/>
            <w:right w:val="single" w:color="auto" w:sz="12" w:space="0"/>
            <w:insideH w:val="single" w:color="auto" w:sz="8" w:space="0"/>
            <w:insideV w:val="single" w:color="auto" w:sz="4" w:space="0"/>
          </w:tblBorders>
          <w:tblCellMar>
            <w:top w:w="0" w:type="dxa"/>
            <w:left w:w="108" w:type="dxa"/>
            <w:bottom w:w="0" w:type="dxa"/>
            <w:right w:w="108" w:type="dxa"/>
          </w:tblCellMar>
        </w:tblPrEx>
        <w:trPr>
          <w:trHeight w:val="13229" w:hRule="atLeast"/>
        </w:trPr>
        <w:tc>
          <w:tcPr>
            <w:tcW w:w="9273" w:type="dxa"/>
          </w:tcPr>
          <w:p w14:paraId="21677079">
            <w:pPr>
              <w:pStyle w:val="3"/>
              <w:textAlignment w:val="top"/>
              <w:rPr>
                <w:rFonts w:ascii="宋体" w:hAnsi="宋体"/>
                <w:sz w:val="24"/>
              </w:rPr>
            </w:pPr>
            <w:r>
              <w:rPr>
                <w:rFonts w:hint="eastAsia" w:ascii="仿宋_GB2312" w:hAnsi="仿宋_GB2312" w:eastAsia="仿宋_GB2312"/>
                <w:bCs/>
                <w:sz w:val="24"/>
              </w:rPr>
              <w:t>（简要说明项目背景、意义和实施必要性，研究现状和</w:t>
            </w:r>
            <w:r>
              <w:rPr>
                <w:rFonts w:ascii="仿宋_GB2312" w:hAnsi="仿宋_GB2312" w:eastAsia="仿宋_GB2312"/>
                <w:bCs/>
                <w:sz w:val="24"/>
              </w:rPr>
              <w:t>发展动态</w:t>
            </w:r>
            <w:r>
              <w:rPr>
                <w:rFonts w:hint="eastAsia" w:ascii="仿宋_GB2312" w:hAnsi="仿宋_GB2312" w:eastAsia="仿宋_GB2312"/>
                <w:bCs/>
                <w:sz w:val="24"/>
              </w:rPr>
              <w:t>，</w:t>
            </w:r>
            <w:r>
              <w:rPr>
                <w:rFonts w:ascii="仿宋_GB2312" w:hAnsi="仿宋_GB2312" w:eastAsia="仿宋_GB2312"/>
                <w:bCs/>
                <w:sz w:val="24"/>
                <w:highlight w:val="yellow"/>
              </w:rPr>
              <w:t>不超过1100</w:t>
            </w:r>
            <w:r>
              <w:rPr>
                <w:rFonts w:hint="eastAsia" w:ascii="仿宋_GB2312" w:hAnsi="仿宋_GB2312" w:eastAsia="仿宋_GB2312"/>
                <w:bCs/>
                <w:sz w:val="24"/>
                <w:highlight w:val="yellow"/>
              </w:rPr>
              <w:t>字</w:t>
            </w:r>
            <w:r>
              <w:rPr>
                <w:rFonts w:hint="eastAsia" w:ascii="仿宋_GB2312" w:hAnsi="仿宋_GB2312" w:eastAsia="仿宋_GB2312"/>
                <w:bCs/>
                <w:sz w:val="24"/>
              </w:rPr>
              <w:t>）</w:t>
            </w:r>
          </w:p>
          <w:p w14:paraId="63764F33">
            <w:pPr>
              <w:pStyle w:val="7"/>
              <w:widowControl/>
              <w:rPr>
                <w:rFonts w:ascii="宋体" w:hAnsi="宋体" w:cs="宋体"/>
                <w:b/>
                <w:bCs/>
                <w:szCs w:val="24"/>
              </w:rPr>
            </w:pPr>
            <w:r>
              <w:rPr>
                <w:rFonts w:ascii="宋体" w:hAnsi="宋体" w:cs="宋体"/>
                <w:b/>
                <w:bCs/>
                <w:szCs w:val="24"/>
              </w:rPr>
              <w:t>项目背景：</w:t>
            </w:r>
          </w:p>
          <w:p w14:paraId="4865C248">
            <w:pPr>
              <w:pStyle w:val="7"/>
              <w:widowControl/>
              <w:rPr>
                <w:rFonts w:ascii="宋体" w:hAnsi="宋体" w:cs="宋体"/>
                <w:szCs w:val="24"/>
              </w:rPr>
            </w:pPr>
            <w:r>
              <w:rPr>
                <w:rFonts w:ascii="宋体" w:hAnsi="宋体" w:cs="宋体"/>
                <w:szCs w:val="24"/>
              </w:rPr>
              <w:t>在全球能源转型和“双碳”战略的背景下，电力系统的智能化与精细化管理已成为能源领域的重要研究方向 。随着新能源比例提升和电力市场化进程加快，电力系统与宏观经济之间的耦合关系日益复杂化，亟需建立一个兼具理论深度和实用性的“电力-经济”动态耦合机制框架 。同时，随着数据科学与人工智能技术的迅猛发展，传统的电量分析方法已逐步向多模态数据融合与深度学习算法的结合转型 。</w:t>
            </w:r>
          </w:p>
          <w:p w14:paraId="09B1D01B">
            <w:pPr>
              <w:pStyle w:val="7"/>
              <w:widowControl/>
              <w:rPr>
                <w:b/>
                <w:bCs/>
              </w:rPr>
            </w:pPr>
            <w:r>
              <w:rPr>
                <w:b/>
                <w:bCs/>
              </w:rPr>
              <w:t>项目目的：</w:t>
            </w:r>
          </w:p>
          <w:p w14:paraId="3A85137B">
            <w:pPr>
              <w:widowControl/>
              <w:jc w:val="left"/>
            </w:pPr>
            <w:r>
              <w:rPr>
                <w:rFonts w:ascii="sans-serif" w:hAnsi="sans-serif" w:eastAsia="sans-serif" w:cs="sans-serif"/>
                <w:kern w:val="0"/>
                <w:sz w:val="24"/>
                <w:szCs w:val="24"/>
                <w:lang w:bidi="ar"/>
              </w:rPr>
              <w:t>本项目致力于通过多模态电量波动解析与知识驱动系统，提升电力经济态势的精准感知与用电行为的智能化诊断水平 。具体目的包括：</w:t>
            </w:r>
          </w:p>
          <w:p w14:paraId="17B1B9F0">
            <w:pPr>
              <w:pStyle w:val="7"/>
              <w:widowControl/>
              <w:spacing w:before="100" w:after="100"/>
            </w:pPr>
            <w:r>
              <w:rPr>
                <w:rFonts w:hint="eastAsia" w:ascii="Symbol" w:hAnsi="Symbol" w:cs="Symbol"/>
                <w:b/>
                <w:bCs/>
              </w:rPr>
              <w:t>1.</w:t>
            </w:r>
            <w:r>
              <w:rPr>
                <w:b/>
                <w:bCs/>
              </w:rPr>
              <w:t>建立理论框架与分级</w:t>
            </w:r>
            <w:ins w:id="27" w:author="Zhiyi Li" w:date="2026-04-03T10:52:00Z">
              <w:r>
                <w:rPr>
                  <w:rFonts w:hint="eastAsia"/>
                  <w:b/>
                  <w:bCs/>
                </w:rPr>
                <w:t>模型</w:t>
              </w:r>
            </w:ins>
            <w:r>
              <w:t>：量化电力需求变化与宏观经济的复杂关系，建立电力-经济动态演化理论框架与行业用电敏感度分级</w:t>
            </w:r>
            <w:ins w:id="28" w:author="Zhiyi Li" w:date="2026-04-03T10:54:00Z">
              <w:r>
                <w:rPr>
                  <w:rFonts w:hint="eastAsia"/>
                </w:rPr>
                <w:t>模型</w:t>
              </w:r>
            </w:ins>
            <w:r>
              <w:t xml:space="preserve"> 。</w:t>
            </w:r>
          </w:p>
          <w:p w14:paraId="7929ECB7">
            <w:pPr>
              <w:pStyle w:val="7"/>
              <w:widowControl/>
            </w:pPr>
            <w:r>
              <w:rPr>
                <w:rFonts w:hint="eastAsia" w:ascii="Symbol" w:hAnsi="Symbol" w:cs="Symbol"/>
                <w:b/>
                <w:bCs/>
              </w:rPr>
              <w:t>2.</w:t>
            </w:r>
            <w:r>
              <w:rPr>
                <w:b/>
                <w:bCs/>
              </w:rPr>
              <w:t>构建多源波动解析模型</w:t>
            </w:r>
            <w:r>
              <w:t>：融合气象、节假日与经济多元信息，建立区域、行业、用户三级特征分析框架，提取跨尺度特征 。</w:t>
            </w:r>
          </w:p>
          <w:p w14:paraId="1C86E9D7">
            <w:pPr>
              <w:pStyle w:val="7"/>
              <w:widowControl/>
            </w:pPr>
            <w:r>
              <w:rPr>
                <w:rFonts w:hint="eastAsia" w:ascii="Symbol" w:hAnsi="Symbol" w:cs="Symbol"/>
                <w:b/>
                <w:bCs/>
              </w:rPr>
              <w:t>3.</w:t>
            </w:r>
            <w:r>
              <w:rPr>
                <w:b/>
                <w:bCs/>
              </w:rPr>
              <w:t>实现异动监测与智能诊断</w:t>
            </w:r>
            <w:r>
              <w:t>：搭建电力经济知识图谱，融合语义大模型的推理能力与异常检测算法，对重点行业基础用电量进行异动监测与智能诊断 。</w:t>
            </w:r>
          </w:p>
          <w:p w14:paraId="6D827AC7">
            <w:pPr>
              <w:pStyle w:val="7"/>
              <w:widowControl/>
            </w:pPr>
            <w:r>
              <w:rPr>
                <w:rFonts w:hint="eastAsia" w:ascii="Symbol" w:hAnsi="Symbol" w:cs="Symbol"/>
                <w:b/>
                <w:bCs/>
              </w:rPr>
              <w:t>4.</w:t>
            </w:r>
            <w:r>
              <w:rPr>
                <w:b/>
                <w:bCs/>
              </w:rPr>
              <w:t>研发报告生成与问答智能体</w:t>
            </w:r>
            <w:r>
              <w:t>：利用电力领域知识增强大模型，自动生成电力行业精准化分析报告及经济态势智能化决策报告，实现高效互动 。</w:t>
            </w:r>
          </w:p>
          <w:p w14:paraId="67945804">
            <w:pPr>
              <w:pStyle w:val="7"/>
              <w:widowControl/>
            </w:pPr>
            <w:r>
              <w:rPr>
                <w:b/>
                <w:bCs/>
              </w:rPr>
              <w:t>项目意义：</w:t>
            </w:r>
          </w:p>
          <w:p w14:paraId="1A488482">
            <w:pPr>
              <w:pStyle w:val="7"/>
              <w:widowControl/>
            </w:pPr>
            <w:r>
              <w:rPr>
                <w:rFonts w:hint="eastAsia"/>
                <w:b/>
                <w:bCs/>
              </w:rPr>
              <w:t>1.</w:t>
            </w:r>
            <w:r>
              <w:rPr>
                <w:b/>
                <w:bCs/>
              </w:rPr>
              <w:t>理论与方法创新</w:t>
            </w:r>
            <w:r>
              <w:t>：打破传统单一的数据预测模式，系统性提出基于动态关联系数的电力-经济耦合机制理论，结合轻量化时序解耦技术与跨尺度特征分析，填补了气象-节假日-经济多元融合分析的理论空白 。</w:t>
            </w:r>
          </w:p>
          <w:p w14:paraId="665E7154">
            <w:pPr>
              <w:pStyle w:val="7"/>
              <w:widowControl/>
            </w:pPr>
            <w:r>
              <w:rPr>
                <w:rFonts w:hint="eastAsia"/>
                <w:b/>
                <w:bCs/>
              </w:rPr>
              <w:t>2.</w:t>
            </w:r>
            <w:r>
              <w:rPr>
                <w:b/>
                <w:bCs/>
              </w:rPr>
              <w:t>应用与决策赋能</w:t>
            </w:r>
            <w:r>
              <w:t>：融合电力大数据、行业知识图谱与多智能体人工智能前沿技术，项目成果能够为电力系统的高效运行与优化提供更为先进的数智化技术支持，为政府及相关部门提供自动化、精准化、智能化的经济态势决策参考 。</w:t>
            </w:r>
          </w:p>
          <w:p w14:paraId="7D6A41E7">
            <w:pPr>
              <w:spacing w:line="400" w:lineRule="atLeast"/>
              <w:ind w:right="34"/>
              <w:jc w:val="left"/>
              <w:rPr>
                <w:rFonts w:ascii="楷体" w:hAnsi="楷体" w:eastAsia="楷体"/>
                <w:sz w:val="24"/>
              </w:rPr>
            </w:pPr>
          </w:p>
        </w:tc>
      </w:tr>
    </w:tbl>
    <w:p w14:paraId="461C347C">
      <w:pPr>
        <w:pStyle w:val="3"/>
        <w:spacing w:after="0"/>
        <w:ind w:right="-393" w:rightChars="-187"/>
        <w:rPr>
          <w:rFonts w:ascii="黑体" w:hAnsi="黑体" w:eastAsia="黑体"/>
          <w:b/>
          <w:bCs/>
          <w:sz w:val="28"/>
          <w:szCs w:val="28"/>
        </w:rPr>
      </w:pPr>
      <w:r>
        <w:rPr>
          <w:rFonts w:hint="eastAsia" w:ascii="黑体" w:hAnsi="黑体" w:eastAsia="黑体"/>
          <w:b/>
          <w:bCs/>
          <w:sz w:val="28"/>
          <w:szCs w:val="28"/>
        </w:rPr>
        <w:t>三、项目研究方案</w:t>
      </w:r>
    </w:p>
    <w:tbl>
      <w:tblPr>
        <w:tblStyle w:val="8"/>
        <w:tblW w:w="0" w:type="auto"/>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5"/>
      </w:tblGrid>
      <w:tr w14:paraId="6BE6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2" w:hRule="atLeast"/>
        </w:trPr>
        <w:tc>
          <w:tcPr>
            <w:tcW w:w="9255" w:type="dxa"/>
            <w:tcBorders>
              <w:top w:val="single" w:color="auto" w:sz="12" w:space="0"/>
              <w:left w:val="single" w:color="auto" w:sz="12" w:space="0"/>
              <w:bottom w:val="single" w:color="auto" w:sz="12" w:space="0"/>
              <w:right w:val="single" w:color="auto" w:sz="12" w:space="0"/>
            </w:tcBorders>
          </w:tcPr>
          <w:p w14:paraId="0F8F1C32">
            <w:pPr>
              <w:spacing w:before="156" w:beforeLines="50" w:line="240" w:lineRule="atLeast"/>
              <w:jc w:val="left"/>
              <w:rPr>
                <w:rFonts w:ascii="仿宋_GB2312" w:hAnsi="仿宋_GB2312" w:eastAsia="仿宋_GB2312"/>
                <w:sz w:val="24"/>
                <w:szCs w:val="24"/>
              </w:rPr>
            </w:pPr>
            <w:r>
              <w:rPr>
                <w:rFonts w:hint="eastAsia" w:ascii="仿宋_GB2312" w:hAnsi="仿宋_GB2312" w:eastAsia="仿宋_GB2312"/>
                <w:sz w:val="24"/>
                <w:szCs w:val="24"/>
              </w:rPr>
              <w:t>（包括项目的主要内容、计划目标和拟</w:t>
            </w:r>
            <w:r>
              <w:rPr>
                <w:rFonts w:ascii="仿宋_GB2312" w:hAnsi="仿宋_GB2312" w:eastAsia="仿宋_GB2312"/>
                <w:sz w:val="24"/>
                <w:szCs w:val="24"/>
              </w:rPr>
              <w:t>解决的问题</w:t>
            </w:r>
            <w:r>
              <w:rPr>
                <w:rFonts w:hint="eastAsia" w:ascii="仿宋_GB2312" w:hAnsi="仿宋_GB2312" w:eastAsia="仿宋_GB2312"/>
                <w:sz w:val="24"/>
                <w:szCs w:val="24"/>
              </w:rPr>
              <w:t>，思路方法、组织实施及进度安排，</w:t>
            </w:r>
            <w:r>
              <w:rPr>
                <w:rFonts w:ascii="仿宋_GB2312" w:hAnsi="仿宋_GB2312" w:eastAsia="仿宋_GB2312"/>
                <w:sz w:val="24"/>
                <w:szCs w:val="24"/>
                <w:highlight w:val="yellow"/>
              </w:rPr>
              <w:t>不超过</w:t>
            </w:r>
            <w:r>
              <w:rPr>
                <w:rFonts w:hint="eastAsia" w:ascii="仿宋_GB2312" w:hAnsi="仿宋_GB2312" w:eastAsia="仿宋_GB2312"/>
                <w:sz w:val="24"/>
                <w:szCs w:val="24"/>
                <w:highlight w:val="yellow"/>
              </w:rPr>
              <w:t>1200字</w:t>
            </w:r>
            <w:r>
              <w:rPr>
                <w:rFonts w:hint="eastAsia" w:ascii="仿宋_GB2312" w:hAnsi="仿宋_GB2312" w:eastAsia="仿宋_GB2312"/>
                <w:sz w:val="24"/>
                <w:szCs w:val="24"/>
              </w:rPr>
              <w:t>）</w:t>
            </w:r>
          </w:p>
          <w:p w14:paraId="170D3CA4">
            <w:pPr>
              <w:pStyle w:val="7"/>
              <w:widowControl/>
            </w:pPr>
            <w:r>
              <w:rPr>
                <w:b/>
                <w:bCs/>
              </w:rPr>
              <w:t>1. 拟解决的关键问题：</w:t>
            </w:r>
          </w:p>
          <w:p w14:paraId="56293392">
            <w:pPr>
              <w:pStyle w:val="7"/>
              <w:widowControl/>
            </w:pPr>
            <w:r>
              <w:rPr>
                <w:rFonts w:ascii="Symbol" w:hAnsi="Symbol" w:eastAsia="Symbol" w:cs="Symbol"/>
              </w:rPr>
              <w:t>·</w:t>
            </w:r>
            <w:r>
              <w:rPr>
                <w:rFonts w:hint="eastAsia" w:ascii="宋体" w:hAnsi="宋体" w:cs="宋体"/>
              </w:rPr>
              <w:t xml:space="preserve">  </w:t>
            </w:r>
            <w:r>
              <w:rPr>
                <w:b/>
                <w:bCs/>
              </w:rPr>
              <w:t>电力-经济复杂关系量化</w:t>
            </w:r>
            <w:r>
              <w:t>：如何科学构建行业敏感度分级体系并设计合理的混合权重算法与动态关联系数 。</w:t>
            </w:r>
          </w:p>
          <w:p w14:paraId="67E66BDF">
            <w:pPr>
              <w:pStyle w:val="7"/>
              <w:widowControl/>
            </w:pPr>
            <w:r>
              <w:rPr>
                <w:rFonts w:ascii="Symbol" w:hAnsi="Symbol" w:eastAsia="Symbol" w:cs="Symbol"/>
              </w:rPr>
              <w:t>·</w:t>
            </w:r>
            <w:r>
              <w:rPr>
                <w:rFonts w:hint="eastAsia" w:ascii="宋体" w:hAnsi="宋体" w:cs="宋体"/>
              </w:rPr>
              <w:t xml:space="preserve">  </w:t>
            </w:r>
            <w:r>
              <w:rPr>
                <w:b/>
                <w:bCs/>
              </w:rPr>
              <w:t>多源异构数据融合与解耦</w:t>
            </w:r>
            <w:r>
              <w:t>：如何有效融合气象-节假日-经济数据，并利用轻量化时序解耦技术精准剥离电量波动中的多重干扰因子 。</w:t>
            </w:r>
          </w:p>
          <w:p w14:paraId="3AFDD8BD">
            <w:pPr>
              <w:pStyle w:val="7"/>
              <w:widowControl/>
            </w:pPr>
            <w:r>
              <w:rPr>
                <w:rFonts w:ascii="Symbol" w:hAnsi="Symbol" w:eastAsia="Symbol" w:cs="Symbol"/>
              </w:rPr>
              <w:t>·</w:t>
            </w:r>
            <w:r>
              <w:rPr>
                <w:rFonts w:hint="eastAsia" w:ascii="宋体" w:hAnsi="宋体" w:cs="宋体"/>
              </w:rPr>
              <w:t xml:space="preserve">  </w:t>
            </w:r>
            <w:r>
              <w:rPr>
                <w:b/>
                <w:bCs/>
              </w:rPr>
              <w:t>跨域知识融合与智能诊断</w:t>
            </w:r>
            <w:r>
              <w:t>：如何构建高质效的电力经济知识图谱，并有效结合语义大模型推理能力与VAE（变分自编码器）实现多维度感知与动态监测诊断 。</w:t>
            </w:r>
          </w:p>
          <w:p w14:paraId="55BF9B57">
            <w:pPr>
              <w:pStyle w:val="7"/>
              <w:widowControl/>
            </w:pPr>
            <w:r>
              <w:rPr>
                <w:rFonts w:ascii="Symbol" w:hAnsi="Symbol" w:eastAsia="Symbol" w:cs="Symbol"/>
              </w:rPr>
              <w:t>·</w:t>
            </w:r>
            <w:r>
              <w:rPr>
                <w:rFonts w:hint="eastAsia" w:ascii="宋体" w:hAnsi="宋体" w:cs="宋体"/>
              </w:rPr>
              <w:t xml:space="preserve"> </w:t>
            </w:r>
            <w:r>
              <w:rPr>
                <w:b/>
                <w:bCs/>
              </w:rPr>
              <w:t>多智能体协同与报告生成</w:t>
            </w:r>
            <w:r>
              <w:t>：如何构建知识增强向量空间与多源知识驱动引擎，突破多智能体（MCP）协同框架在大模型检索增强环境下的技术瓶颈 。</w:t>
            </w:r>
          </w:p>
          <w:p w14:paraId="17B6815E">
            <w:pPr>
              <w:pStyle w:val="7"/>
              <w:widowControl/>
            </w:pPr>
            <w:r>
              <w:rPr>
                <w:b/>
                <w:bCs/>
              </w:rPr>
              <w:t>2. 研究思路与方法：</w:t>
            </w:r>
          </w:p>
          <w:p w14:paraId="564830FB">
            <w:pPr>
              <w:pStyle w:val="7"/>
              <w:widowControl/>
            </w:pPr>
            <w:r>
              <w:rPr>
                <w:rFonts w:ascii="Symbol" w:hAnsi="Symbol" w:eastAsia="Symbol" w:cs="Symbol"/>
              </w:rPr>
              <w:t>·</w:t>
            </w:r>
            <w:r>
              <w:rPr>
                <w:rFonts w:hint="eastAsia" w:ascii="宋体" w:hAnsi="宋体" w:cs="宋体"/>
              </w:rPr>
              <w:t xml:space="preserve"> </w:t>
            </w:r>
            <w:r>
              <w:rPr>
                <w:b/>
                <w:bCs/>
              </w:rPr>
              <w:t>关联机制与理论框架构建</w:t>
            </w:r>
            <w:r>
              <w:t>：基于历史数据开展电力与经济系统耦合动态演化分析。利用统计算法构建行业用电敏感度分级体系，设计动态关联系数及混合权重算法，最终输出具备科学指导意义的电力-经济弹性指数 。</w:t>
            </w:r>
          </w:p>
          <w:p w14:paraId="71FD416B">
            <w:pPr>
              <w:pStyle w:val="7"/>
              <w:widowControl/>
            </w:pPr>
            <w:r>
              <w:rPr>
                <w:rFonts w:ascii="Symbol" w:hAnsi="Symbol" w:eastAsia="Symbol" w:cs="Symbol"/>
              </w:rPr>
              <w:t>·</w:t>
            </w:r>
            <w:r>
              <w:rPr>
                <w:rFonts w:hint="eastAsia" w:ascii="宋体" w:hAnsi="宋体" w:cs="宋体"/>
              </w:rPr>
              <w:t xml:space="preserve"> </w:t>
            </w:r>
            <w:r>
              <w:rPr>
                <w:b/>
                <w:bCs/>
              </w:rPr>
              <w:t>数据融合与电量波动解析</w:t>
            </w:r>
            <w:r>
              <w:t>：通过构建多模态融合模型，引入轻量化时序解耦技术剔除常规波动。建立跨尺度特征分析框架，提出针对性的跨尺度智能识别算法，实现区域、行业、用户三级用电行为的精准刻画 。</w:t>
            </w:r>
          </w:p>
          <w:p w14:paraId="4C5562B3">
            <w:pPr>
              <w:pStyle w:val="7"/>
              <w:widowControl/>
            </w:pPr>
            <w:r>
              <w:rPr>
                <w:rFonts w:ascii="Symbol" w:hAnsi="Symbol" w:eastAsia="Symbol" w:cs="Symbol"/>
              </w:rPr>
              <w:t>·</w:t>
            </w:r>
            <w:r>
              <w:rPr>
                <w:rFonts w:hint="eastAsia" w:ascii="宋体" w:hAnsi="宋体" w:cs="宋体"/>
              </w:rPr>
              <w:t xml:space="preserve"> </w:t>
            </w:r>
            <w:r>
              <w:rPr>
                <w:b/>
                <w:bCs/>
              </w:rPr>
              <w:t>图谱驱动的异动诊断监测</w:t>
            </w:r>
            <w:r>
              <w:t>：运用自然语言处理等技术搭建垂直领域的电力经济知识图谱。在此基础上，将语义大模型的逻辑推理能力与VAE异常检测算法深度嵌套，搭建多维度异动感知网络与动态诊断策略 。</w:t>
            </w:r>
          </w:p>
          <w:p w14:paraId="48FE71F7">
            <w:pPr>
              <w:pStyle w:val="7"/>
              <w:widowControl/>
            </w:pPr>
            <w:r>
              <w:rPr>
                <w:rFonts w:ascii="Symbol" w:hAnsi="Symbol" w:eastAsia="Symbol" w:cs="Symbol"/>
              </w:rPr>
              <w:t>·</w:t>
            </w:r>
            <w:r>
              <w:rPr>
                <w:rFonts w:hint="eastAsia" w:ascii="宋体" w:hAnsi="宋体" w:cs="宋体"/>
              </w:rPr>
              <w:t xml:space="preserve"> </w:t>
            </w:r>
            <w:r>
              <w:rPr>
                <w:b/>
                <w:bCs/>
              </w:rPr>
              <w:t>智能报告引擎与问答框架</w:t>
            </w:r>
            <w:r>
              <w:t>：首先构建针对电力领域的知识增强向量空间；其次，研发多源知识融合驱动的报告生成引擎；最后，基于大模型检索增强机制（RAG）构建智能问答系统，并利用MCP技术实现多智能体协同运行，打通数据到文本的智能转化闭环 。</w:t>
            </w:r>
          </w:p>
          <w:p w14:paraId="4BD58675">
            <w:pPr>
              <w:pStyle w:val="7"/>
              <w:widowControl/>
            </w:pPr>
            <w:r>
              <w:rPr>
                <w:b/>
                <w:bCs/>
              </w:rPr>
              <w:t>3. 进度安排（参考时间：2026年3月 - 2027年</w:t>
            </w:r>
            <w:r>
              <w:rPr>
                <w:rFonts w:hint="eastAsia"/>
                <w:b/>
                <w:bCs/>
              </w:rPr>
              <w:t>5</w:t>
            </w:r>
            <w:r>
              <w:rPr>
                <w:b/>
                <w:bCs/>
              </w:rPr>
              <w:t>月）：</w:t>
            </w:r>
          </w:p>
          <w:p w14:paraId="2B0E881A">
            <w:pPr>
              <w:pStyle w:val="7"/>
              <w:widowControl/>
              <w:ind w:left="720"/>
              <w:rPr>
                <w:rFonts w:ascii="宋体" w:hAnsi="宋体" w:cs="宋体"/>
                <w:szCs w:val="24"/>
              </w:rPr>
            </w:pPr>
            <w:r>
              <w:rPr>
                <w:b/>
                <w:bCs/>
              </w:rPr>
              <w:t>2026年3月 - 2026年5月</w:t>
            </w:r>
            <w:r>
              <w:rPr>
                <w:rFonts w:hint="eastAsia"/>
                <w:b/>
                <w:bCs/>
              </w:rPr>
              <w:t>：</w:t>
            </w:r>
            <w:r>
              <w:rPr>
                <w:rFonts w:ascii="宋体" w:hAnsi="宋体" w:cs="宋体"/>
                <w:szCs w:val="24"/>
              </w:rPr>
              <w:t>需求调研、项目相关资料和参考文献的收集及整理，确定理论研究方法与总体研究方案 。</w:t>
            </w:r>
          </w:p>
          <w:p w14:paraId="21B242CF">
            <w:pPr>
              <w:pStyle w:val="7"/>
              <w:widowControl/>
              <w:ind w:left="720"/>
              <w:rPr>
                <w:rFonts w:ascii="宋体" w:hAnsi="宋体" w:cs="宋体"/>
                <w:szCs w:val="24"/>
              </w:rPr>
            </w:pPr>
            <w:r>
              <w:rPr>
                <w:b/>
                <w:bCs/>
              </w:rPr>
              <w:t>2026年6月 - 2026年9月</w:t>
            </w:r>
            <w:r>
              <w:rPr>
                <w:rFonts w:hint="eastAsia"/>
                <w:b/>
                <w:bCs/>
              </w:rPr>
              <w:t>：</w:t>
            </w:r>
            <w:r>
              <w:rPr>
                <w:rFonts w:ascii="宋体" w:hAnsi="宋体" w:cs="宋体"/>
                <w:szCs w:val="24"/>
              </w:rPr>
              <w:t>开展电力消费与宏观经济指标间中长期关联机制研究阶段，随后推进气象-节假日-经济多元数据融合的电量波动解析模型研发 。</w:t>
            </w:r>
          </w:p>
          <w:p w14:paraId="0376A300">
            <w:pPr>
              <w:pStyle w:val="7"/>
              <w:widowControl/>
              <w:ind w:left="720"/>
              <w:rPr>
                <w:rFonts w:ascii="宋体" w:hAnsi="宋体" w:cs="宋体"/>
                <w:szCs w:val="24"/>
              </w:rPr>
            </w:pPr>
            <w:r>
              <w:rPr>
                <w:b/>
                <w:bCs/>
              </w:rPr>
              <w:t>2026年10月 - 2026年12月</w:t>
            </w:r>
            <w:r>
              <w:rPr>
                <w:rFonts w:hint="eastAsia"/>
                <w:b/>
                <w:bCs/>
              </w:rPr>
              <w:t>：</w:t>
            </w:r>
            <w:r>
              <w:rPr>
                <w:rFonts w:ascii="宋体" w:hAnsi="宋体" w:cs="宋体"/>
                <w:szCs w:val="24"/>
              </w:rPr>
              <w:t>开展基于电力经济知识图谱的异常监测研究，并在此基础上完成智能报告生成与问答模型系统的攻关与开发 。</w:t>
            </w:r>
          </w:p>
          <w:p w14:paraId="5FC37898">
            <w:pPr>
              <w:widowControl/>
              <w:spacing w:beforeAutospacing="1" w:afterAutospacing="1"/>
              <w:ind w:left="718" w:leftChars="342"/>
            </w:pPr>
            <w:r>
              <w:rPr>
                <w:b/>
                <w:bCs/>
                <w:kern w:val="0"/>
                <w:sz w:val="24"/>
                <w:lang w:bidi="ar"/>
              </w:rPr>
              <w:t>2027年1月 - 2027年</w:t>
            </w:r>
            <w:r>
              <w:rPr>
                <w:rFonts w:hint="eastAsia"/>
                <w:b/>
                <w:bCs/>
                <w:kern w:val="0"/>
                <w:sz w:val="24"/>
                <w:lang w:bidi="ar"/>
              </w:rPr>
              <w:t>5</w:t>
            </w:r>
            <w:r>
              <w:rPr>
                <w:b/>
                <w:bCs/>
                <w:kern w:val="0"/>
                <w:sz w:val="24"/>
                <w:lang w:bidi="ar"/>
              </w:rPr>
              <w:t>月</w:t>
            </w:r>
            <w:r>
              <w:rPr>
                <w:rFonts w:hint="eastAsia"/>
                <w:b/>
                <w:bCs/>
                <w:kern w:val="0"/>
                <w:sz w:val="24"/>
                <w:lang w:bidi="ar"/>
              </w:rPr>
              <w:t>：</w:t>
            </w:r>
            <w:r>
              <w:rPr>
                <w:rFonts w:ascii="宋体" w:hAnsi="宋体" w:cs="宋体"/>
                <w:kern w:val="0"/>
                <w:sz w:val="24"/>
                <w:szCs w:val="24"/>
                <w:lang w:bidi="ar"/>
              </w:rPr>
              <w:t>编写《基于特征解耦与知识增强技术的电力看经济大模型智能体研究》综合技术报告，完成软件原型整理、专利及软著申请，进行整体项目成果验收评估 。</w:t>
            </w:r>
          </w:p>
          <w:p w14:paraId="19A0A1DC">
            <w:pPr>
              <w:pStyle w:val="7"/>
              <w:widowControl/>
              <w:ind w:left="720"/>
            </w:pPr>
          </w:p>
          <w:p w14:paraId="16A22298">
            <w:pPr>
              <w:pStyle w:val="7"/>
              <w:widowControl/>
            </w:pPr>
          </w:p>
          <w:p w14:paraId="711A86BF">
            <w:pPr>
              <w:pStyle w:val="7"/>
              <w:widowControl/>
              <w:shd w:val="clear" w:color="auto" w:fill="FFFFFF"/>
              <w:spacing w:before="160" w:after="160"/>
              <w:rPr>
                <w:rFonts w:ascii="楷体" w:hAnsi="楷体" w:eastAsia="楷体"/>
              </w:rPr>
            </w:pPr>
          </w:p>
          <w:p w14:paraId="067FEB2F">
            <w:pPr>
              <w:spacing w:line="240" w:lineRule="atLeast"/>
              <w:jc w:val="left"/>
              <w:rPr>
                <w:rFonts w:ascii="宋体" w:hAnsi="宋体"/>
                <w:b/>
                <w:bCs/>
                <w:sz w:val="24"/>
              </w:rPr>
            </w:pPr>
          </w:p>
        </w:tc>
      </w:tr>
    </w:tbl>
    <w:p w14:paraId="1E4CA7E7">
      <w:pPr>
        <w:pStyle w:val="3"/>
        <w:spacing w:after="0"/>
        <w:ind w:right="-393" w:rightChars="-187"/>
        <w:rPr>
          <w:rFonts w:ascii="黑体" w:hAnsi="黑体" w:eastAsia="黑体"/>
          <w:b/>
          <w:bCs/>
          <w:sz w:val="28"/>
          <w:szCs w:val="28"/>
        </w:rPr>
      </w:pPr>
      <w:r>
        <w:rPr>
          <w:rFonts w:hint="eastAsia" w:ascii="黑体" w:hAnsi="黑体" w:eastAsia="黑体"/>
          <w:b/>
          <w:bCs/>
          <w:sz w:val="28"/>
          <w:szCs w:val="28"/>
        </w:rPr>
        <w:t>四、项目研究条件及创新之处</w:t>
      </w:r>
    </w:p>
    <w:tbl>
      <w:tblPr>
        <w:tblStyle w:val="8"/>
        <w:tblW w:w="0" w:type="auto"/>
        <w:tblInd w:w="108" w:type="dxa"/>
        <w:tblBorders>
          <w:top w:val="single" w:color="auto" w:sz="12" w:space="0"/>
          <w:left w:val="single" w:color="auto" w:sz="12" w:space="0"/>
          <w:bottom w:val="single" w:color="auto" w:sz="12" w:space="0"/>
          <w:right w:val="single" w:color="auto" w:sz="12" w:space="0"/>
          <w:insideH w:val="single" w:color="auto" w:sz="8" w:space="0"/>
          <w:insideV w:val="single" w:color="auto" w:sz="4" w:space="0"/>
        </w:tblBorders>
        <w:tblLayout w:type="fixed"/>
        <w:tblCellMar>
          <w:top w:w="0" w:type="dxa"/>
          <w:left w:w="108" w:type="dxa"/>
          <w:bottom w:w="0" w:type="dxa"/>
          <w:right w:w="108" w:type="dxa"/>
        </w:tblCellMar>
      </w:tblPr>
      <w:tblGrid>
        <w:gridCol w:w="9273"/>
      </w:tblGrid>
      <w:tr w14:paraId="5CE8CE0F">
        <w:tblPrEx>
          <w:tblBorders>
            <w:top w:val="single" w:color="auto" w:sz="12" w:space="0"/>
            <w:left w:val="single" w:color="auto" w:sz="12" w:space="0"/>
            <w:bottom w:val="single" w:color="auto" w:sz="12" w:space="0"/>
            <w:right w:val="single" w:color="auto" w:sz="12" w:space="0"/>
            <w:insideH w:val="single" w:color="auto" w:sz="8" w:space="0"/>
            <w:insideV w:val="single" w:color="auto" w:sz="4" w:space="0"/>
          </w:tblBorders>
          <w:tblCellMar>
            <w:top w:w="0" w:type="dxa"/>
            <w:left w:w="108" w:type="dxa"/>
            <w:bottom w:w="0" w:type="dxa"/>
            <w:right w:w="108" w:type="dxa"/>
          </w:tblCellMar>
        </w:tblPrEx>
        <w:trPr>
          <w:trHeight w:val="5858" w:hRule="atLeast"/>
        </w:trPr>
        <w:tc>
          <w:tcPr>
            <w:tcW w:w="9273" w:type="dxa"/>
          </w:tcPr>
          <w:p w14:paraId="7B44F5D2">
            <w:pPr>
              <w:pStyle w:val="7"/>
              <w:widowControl/>
              <w:shd w:val="clear" w:color="auto" w:fill="FFFFFF"/>
              <w:spacing w:before="160" w:after="160"/>
              <w:rPr>
                <w:rFonts w:ascii="楷体" w:hAnsi="楷体" w:eastAsia="楷体"/>
              </w:rPr>
            </w:pPr>
            <w:r>
              <w:rPr>
                <w:rFonts w:hint="eastAsia" w:ascii="仿宋_GB2312" w:hAnsi="仿宋_GB2312" w:eastAsia="仿宋_GB2312"/>
                <w:bCs/>
              </w:rPr>
              <w:t>（</w:t>
            </w:r>
            <w:r>
              <w:rPr>
                <w:rFonts w:ascii="仿宋_GB2312" w:hAnsi="仿宋_GB2312" w:eastAsia="仿宋_GB2312"/>
                <w:bCs/>
              </w:rPr>
              <w:t>已有研究基础，包含与项目有关</w:t>
            </w:r>
            <w:r>
              <w:rPr>
                <w:rFonts w:hint="eastAsia" w:ascii="仿宋_GB2312" w:hAnsi="仿宋_GB2312" w:eastAsia="仿宋_GB2312"/>
                <w:bCs/>
              </w:rPr>
              <w:t>的</w:t>
            </w:r>
            <w:r>
              <w:rPr>
                <w:rFonts w:ascii="仿宋_GB2312" w:hAnsi="仿宋_GB2312" w:eastAsia="仿宋_GB2312"/>
                <w:bCs/>
              </w:rPr>
              <w:t>研究积累</w:t>
            </w:r>
            <w:r>
              <w:rPr>
                <w:rFonts w:hint="eastAsia" w:ascii="仿宋_GB2312" w:hAnsi="仿宋_GB2312" w:eastAsia="仿宋_GB2312"/>
                <w:bCs/>
              </w:rPr>
              <w:t>、</w:t>
            </w:r>
            <w:r>
              <w:rPr>
                <w:rFonts w:ascii="仿宋_GB2312" w:hAnsi="仿宋_GB2312" w:eastAsia="仿宋_GB2312"/>
                <w:bCs/>
              </w:rPr>
              <w:t>已取得的成绩和已具备的条件，尚缺少</w:t>
            </w:r>
          </w:p>
          <w:p w14:paraId="2FF3C4ED">
            <w:pPr>
              <w:pStyle w:val="7"/>
              <w:widowControl/>
            </w:pPr>
            <w:r>
              <w:rPr>
                <w:b/>
                <w:bCs/>
              </w:rPr>
              <w:t>1. 已有研究基础与条件：</w:t>
            </w:r>
          </w:p>
          <w:p w14:paraId="46650910">
            <w:pPr>
              <w:pStyle w:val="7"/>
              <w:widowControl/>
              <w:ind w:left="720"/>
            </w:pPr>
            <w:r>
              <w:rPr>
                <w:b/>
                <w:bCs/>
              </w:rPr>
              <w:t>技术条件</w:t>
            </w:r>
            <w:r>
              <w:t>：项目负责人及团队具备自动控制、信号处理的专业背景，熟练掌握数据处理软件（MATLAB/Python），掌握构建AI模型所需的编程基础。</w:t>
            </w:r>
          </w:p>
          <w:p w14:paraId="160657D3">
            <w:pPr>
              <w:pStyle w:val="7"/>
              <w:widowControl/>
              <w:ind w:left="720"/>
            </w:pPr>
            <w:r>
              <w:rPr>
                <w:b/>
                <w:bCs/>
              </w:rPr>
              <w:t>硬件条件</w:t>
            </w:r>
            <w:r>
              <w:t>：团队自有高性能计算机，能够满足中小规模数据集的机器学习训练需求；且可利用学校实验室资源。</w:t>
            </w:r>
          </w:p>
          <w:p w14:paraId="75FA7AC9">
            <w:pPr>
              <w:pStyle w:val="7"/>
              <w:widowControl/>
              <w:ind w:left="720"/>
            </w:pPr>
            <w:r>
              <w:rPr>
                <w:b/>
                <w:bCs/>
              </w:rPr>
              <w:t>数据获取</w:t>
            </w:r>
            <w:r>
              <w:t>：宏观经济与总用电量数据大多为公开透明的国家统计局数据，数据获取渠道畅通且成本可控。</w:t>
            </w:r>
          </w:p>
          <w:p w14:paraId="7547F1FE">
            <w:pPr>
              <w:pStyle w:val="7"/>
              <w:widowControl/>
            </w:pPr>
            <w:r>
              <w:rPr>
                <w:b/>
                <w:bCs/>
              </w:rPr>
              <w:t>2. 创新之处：</w:t>
            </w:r>
          </w:p>
          <w:p w14:paraId="1F0C8398">
            <w:pPr>
              <w:pStyle w:val="7"/>
              <w:widowControl/>
            </w:pPr>
            <w:r>
              <w:rPr>
                <w:rFonts w:ascii="Symbol" w:hAnsi="Symbol" w:eastAsia="Symbol" w:cs="Symbol"/>
              </w:rPr>
              <w:t>·</w:t>
            </w:r>
            <w:r>
              <w:rPr>
                <w:rFonts w:hint="eastAsia" w:ascii="宋体" w:hAnsi="宋体" w:cs="宋体"/>
              </w:rPr>
              <w:t xml:space="preserve"> </w:t>
            </w:r>
            <w:r>
              <w:rPr>
                <w:b/>
                <w:bCs/>
              </w:rPr>
              <w:t>多模态与跨尺度的解耦分析机制</w:t>
            </w:r>
            <w:r>
              <w:t>：首次将轻量化时序解耦技术与跨尺度特征分析框架相结合，提出了气象-节假日-经济多源数据融合条件下的智能识别算法，极大提升了模型对电量波动的解析颗粒度 。</w:t>
            </w:r>
          </w:p>
          <w:p w14:paraId="7DB65DFF">
            <w:pPr>
              <w:pStyle w:val="7"/>
              <w:widowControl/>
            </w:pPr>
            <w:r>
              <w:rPr>
                <w:rFonts w:ascii="Symbol" w:hAnsi="Symbol" w:eastAsia="Symbol" w:cs="Symbol"/>
              </w:rPr>
              <w:t>·</w:t>
            </w:r>
            <w:r>
              <w:rPr>
                <w:rFonts w:hint="eastAsia" w:ascii="宋体" w:hAnsi="宋体" w:cs="宋体"/>
              </w:rPr>
              <w:t xml:space="preserve"> </w:t>
            </w:r>
            <w:r>
              <w:rPr>
                <w:b/>
                <w:bCs/>
              </w:rPr>
              <w:t>知识图谱与语义大模型的深度融合</w:t>
            </w:r>
            <w:r>
              <w:t>：改变了传统的单一数据驱动异常检测方法，创新性地构建了基于电力经济知识图谱的多维度异动感知网络，将语义大模型推理与VAE算法无缝融合，实现了可解释性极强的智能诊断 。</w:t>
            </w:r>
          </w:p>
          <w:p w14:paraId="4384499A">
            <w:pPr>
              <w:pStyle w:val="7"/>
              <w:widowControl/>
              <w:rPr>
                <w:rFonts w:ascii="楷体" w:hAnsi="楷体" w:eastAsia="楷体"/>
              </w:rPr>
            </w:pPr>
            <w:r>
              <w:rPr>
                <w:rFonts w:ascii="Symbol" w:hAnsi="Symbol" w:eastAsia="Symbol" w:cs="Symbol"/>
              </w:rPr>
              <w:t>·</w:t>
            </w:r>
            <w:r>
              <w:rPr>
                <w:rFonts w:hint="eastAsia" w:ascii="宋体" w:hAnsi="宋体" w:cs="宋体"/>
              </w:rPr>
              <w:t xml:space="preserve"> </w:t>
            </w:r>
            <w:r>
              <w:rPr>
                <w:b/>
                <w:bCs/>
              </w:rPr>
              <w:t>前沿多智能体协同（MCP）架构</w:t>
            </w:r>
            <w:r>
              <w:t>：在电力经济动态预测领域，创新引入了基于检索增强与MCP技术的多智能体协同框架，打通了“底层数据处理-异常感知监测-智能研判报告-决策问答交互”的全链路智能系统闭环 。</w:t>
            </w:r>
          </w:p>
        </w:tc>
      </w:tr>
    </w:tbl>
    <w:p w14:paraId="2791473F">
      <w:pPr>
        <w:pStyle w:val="3"/>
        <w:spacing w:after="0"/>
        <w:ind w:right="-393" w:rightChars="-187"/>
        <w:rPr>
          <w:rFonts w:ascii="黑体" w:hAnsi="黑体" w:eastAsia="黑体"/>
          <w:b/>
          <w:bCs/>
          <w:sz w:val="28"/>
          <w:szCs w:val="28"/>
        </w:rPr>
      </w:pPr>
      <w:r>
        <w:rPr>
          <w:rFonts w:hint="eastAsia" w:ascii="黑体" w:hAnsi="黑体" w:eastAsia="黑体"/>
          <w:b/>
          <w:bCs/>
          <w:sz w:val="28"/>
          <w:szCs w:val="28"/>
        </w:rPr>
        <w:t>五、项目预期成果</w:t>
      </w:r>
    </w:p>
    <w:tbl>
      <w:tblPr>
        <w:tblStyle w:val="8"/>
        <w:tblW w:w="0" w:type="auto"/>
        <w:tblInd w:w="108" w:type="dxa"/>
        <w:tblBorders>
          <w:top w:val="single" w:color="auto" w:sz="12" w:space="0"/>
          <w:left w:val="single" w:color="auto" w:sz="12" w:space="0"/>
          <w:bottom w:val="single" w:color="auto" w:sz="4"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
      <w:tblGrid>
        <w:gridCol w:w="9258"/>
      </w:tblGrid>
      <w:tr w14:paraId="13ECF129">
        <w:tblPrEx>
          <w:tblBorders>
            <w:top w:val="single" w:color="auto" w:sz="12" w:space="0"/>
            <w:left w:val="single" w:color="auto" w:sz="12" w:space="0"/>
            <w:bottom w:val="single" w:color="auto" w:sz="4"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2649" w:hRule="atLeast"/>
        </w:trPr>
        <w:tc>
          <w:tcPr>
            <w:tcW w:w="9258" w:type="dxa"/>
            <w:tcBorders>
              <w:bottom w:val="single" w:color="auto" w:sz="12" w:space="0"/>
            </w:tcBorders>
          </w:tcPr>
          <w:p w14:paraId="6603E8D3">
            <w:pPr>
              <w:spacing w:line="240" w:lineRule="atLeast"/>
              <w:jc w:val="left"/>
              <w:rPr>
                <w:rFonts w:ascii="仿宋_GB2312" w:hAnsi="仿宋_GB2312" w:eastAsia="仿宋_GB2312"/>
                <w:sz w:val="24"/>
                <w:szCs w:val="24"/>
              </w:rPr>
            </w:pPr>
            <w:r>
              <w:rPr>
                <w:rFonts w:hint="eastAsia" w:ascii="仿宋_GB2312" w:hAnsi="仿宋_GB2312" w:eastAsia="仿宋_GB2312"/>
                <w:sz w:val="24"/>
                <w:szCs w:val="24"/>
              </w:rPr>
              <w:t>（包括知识产权成果，如论文成果</w:t>
            </w:r>
            <w:r>
              <w:rPr>
                <w:rFonts w:ascii="仿宋_GB2312" w:hAnsi="仿宋_GB2312" w:eastAsia="仿宋_GB2312"/>
                <w:sz w:val="24"/>
                <w:szCs w:val="24"/>
              </w:rPr>
              <w:t>、获奖成果、评议鉴定成果、推广成果、论著成果、</w:t>
            </w:r>
          </w:p>
          <w:p w14:paraId="391B7FE1">
            <w:pPr>
              <w:pStyle w:val="7"/>
              <w:widowControl/>
              <w:spacing w:beforeAutospacing="0" w:line="12" w:lineRule="atLeast"/>
              <w:rPr>
                <w:rFonts w:ascii="sans-serif" w:hAnsi="sans-serif" w:eastAsia="sans-serif" w:cs="sans-serif"/>
              </w:rPr>
            </w:pPr>
            <w:r>
              <w:rPr>
                <w:rFonts w:ascii="Symbol" w:hAnsi="Symbol" w:eastAsia="Symbol" w:cs="Symbol"/>
              </w:rPr>
              <w:t>·</w:t>
            </w:r>
            <w:r>
              <w:rPr>
                <w:rFonts w:hint="eastAsia" w:ascii="宋体" w:hAnsi="宋体" w:cs="宋体"/>
              </w:rPr>
              <w:t xml:space="preserve"> </w:t>
            </w:r>
            <w:r>
              <w:rPr>
                <w:rFonts w:ascii="sans-serif" w:hAnsi="sans-serif" w:eastAsia="sans-serif" w:cs="sans-serif"/>
                <w:b/>
                <w:bCs/>
              </w:rPr>
              <w:t>研究报告成果</w:t>
            </w:r>
            <w:r>
              <w:rPr>
                <w:rFonts w:ascii="sans-serif" w:hAnsi="sans-serif" w:eastAsia="sans-serif" w:cs="sans-serif"/>
              </w:rPr>
              <w:t>：撰写并提交全面详实的《基于特征解耦与知识增强技术的电力看经济大模型智能体研究》技术报告</w:t>
            </w:r>
            <w:r>
              <w:rPr>
                <w:rFonts w:hint="eastAsia" w:ascii="宋体" w:hAnsi="宋体" w:cs="宋体"/>
              </w:rPr>
              <w:t>1</w:t>
            </w:r>
            <w:r>
              <w:rPr>
                <w:rFonts w:ascii="sans-serif" w:hAnsi="sans-serif" w:eastAsia="sans-serif" w:cs="sans-serif"/>
              </w:rPr>
              <w:t>份 。</w:t>
            </w:r>
          </w:p>
          <w:p w14:paraId="44CE3980">
            <w:pPr>
              <w:pStyle w:val="7"/>
              <w:widowControl/>
              <w:spacing w:beforeAutospacing="0" w:line="12" w:lineRule="atLeast"/>
              <w:rPr>
                <w:rFonts w:ascii="sans-serif" w:hAnsi="sans-serif" w:eastAsia="sans-serif" w:cs="sans-serif"/>
              </w:rPr>
            </w:pPr>
            <w:r>
              <w:rPr>
                <w:rFonts w:ascii="Symbol" w:hAnsi="Symbol" w:eastAsia="Symbol" w:cs="Symbol"/>
              </w:rPr>
              <w:t>·</w:t>
            </w:r>
            <w:r>
              <w:rPr>
                <w:rFonts w:hint="eastAsia" w:ascii="宋体" w:hAnsi="宋体" w:cs="宋体"/>
              </w:rPr>
              <w:t xml:space="preserve"> </w:t>
            </w:r>
            <w:r>
              <w:rPr>
                <w:rFonts w:ascii="sans-serif" w:hAnsi="sans-serif" w:eastAsia="sans-serif" w:cs="sans-serif"/>
                <w:b/>
                <w:bCs/>
              </w:rPr>
              <w:t>系统平台成果</w:t>
            </w:r>
            <w:r>
              <w:rPr>
                <w:rFonts w:ascii="sans-serif" w:hAnsi="sans-serif" w:eastAsia="sans-serif" w:cs="sans-serif"/>
              </w:rPr>
              <w:t>：提交“面向电力经济关系智能体”的系统软件原型</w:t>
            </w:r>
            <w:r>
              <w:rPr>
                <w:rFonts w:ascii="宋体" w:hAnsi="宋体" w:cs="宋体"/>
              </w:rPr>
              <w:t>1</w:t>
            </w:r>
            <w:r>
              <w:rPr>
                <w:rFonts w:ascii="sans-serif" w:hAnsi="sans-serif" w:eastAsia="sans-serif" w:cs="sans-serif"/>
              </w:rPr>
              <w:t>套（涵盖图谱构建、特征解析、智能问答与自动报告生成全功能模块） 。</w:t>
            </w:r>
          </w:p>
          <w:p w14:paraId="6A58AB76">
            <w:pPr>
              <w:pStyle w:val="7"/>
              <w:widowControl/>
              <w:spacing w:beforeAutospacing="0" w:line="12" w:lineRule="atLeast"/>
            </w:pPr>
            <w:r>
              <w:rPr>
                <w:rFonts w:ascii="Symbol" w:hAnsi="Symbol" w:eastAsia="Symbol" w:cs="Symbol"/>
              </w:rPr>
              <w:t>·</w:t>
            </w:r>
            <w:r>
              <w:rPr>
                <w:rFonts w:hint="eastAsia" w:ascii="宋体" w:hAnsi="宋体" w:cs="宋体"/>
              </w:rPr>
              <w:t xml:space="preserve"> </w:t>
            </w:r>
            <w:r>
              <w:rPr>
                <w:rFonts w:ascii="sans-serif" w:hAnsi="sans-serif" w:eastAsia="sans-serif" w:cs="sans-serif"/>
                <w:b/>
                <w:bCs/>
              </w:rPr>
              <w:t>知识产权成果</w:t>
            </w:r>
            <w:r>
              <w:rPr>
                <w:rFonts w:ascii="sans-serif" w:hAnsi="sans-serif" w:eastAsia="sans-serif" w:cs="sans-serif"/>
              </w:rPr>
              <w:t xml:space="preserve">：基于核心算法的突破与系统创新，申请国家发明专利 </w:t>
            </w:r>
            <w:r>
              <w:rPr>
                <w:rFonts w:ascii="宋体" w:hAnsi="宋体" w:cs="宋体"/>
              </w:rPr>
              <w:t>4</w:t>
            </w:r>
            <w:r>
              <w:rPr>
                <w:rFonts w:ascii="sans-serif" w:hAnsi="sans-serif" w:eastAsia="sans-serif" w:cs="sans-serif"/>
              </w:rPr>
              <w:t xml:space="preserve"> 项；申请软件著作权</w:t>
            </w:r>
            <w:r>
              <w:rPr>
                <w:rFonts w:hint="eastAsia" w:asciiTheme="majorEastAsia" w:hAnsiTheme="majorEastAsia" w:eastAsiaTheme="majorEastAsia" w:cstheme="majorEastAsia"/>
              </w:rPr>
              <w:t>1</w:t>
            </w:r>
            <w:r>
              <w:rPr>
                <w:rFonts w:ascii="sans-serif" w:hAnsi="sans-serif" w:eastAsia="sans-serif" w:cs="sans-serif"/>
              </w:rPr>
              <w:t>项 。</w:t>
            </w:r>
          </w:p>
        </w:tc>
      </w:tr>
    </w:tbl>
    <w:p w14:paraId="65A5E6FA">
      <w:pPr>
        <w:pStyle w:val="3"/>
        <w:spacing w:after="0"/>
        <w:ind w:right="-393" w:rightChars="-187"/>
        <w:rPr>
          <w:rFonts w:ascii="黑体" w:hAnsi="黑体" w:eastAsia="黑体"/>
          <w:b/>
          <w:bCs/>
          <w:sz w:val="28"/>
          <w:szCs w:val="28"/>
        </w:rPr>
      </w:pPr>
      <w:r>
        <w:rPr>
          <w:rFonts w:hint="eastAsia" w:ascii="黑体" w:hAnsi="黑体" w:eastAsia="黑体"/>
          <w:b/>
          <w:bCs/>
          <w:sz w:val="28"/>
          <w:szCs w:val="28"/>
        </w:rPr>
        <w:t>六、项目财务预算</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8"/>
      </w:tblGrid>
      <w:tr w14:paraId="5BF1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2" w:hRule="atLeast"/>
        </w:trPr>
        <w:tc>
          <w:tcPr>
            <w:tcW w:w="9258" w:type="dxa"/>
            <w:tcBorders>
              <w:top w:val="single" w:color="auto" w:sz="12" w:space="0"/>
              <w:left w:val="single" w:color="auto" w:sz="12" w:space="0"/>
              <w:bottom w:val="single" w:color="auto" w:sz="12" w:space="0"/>
              <w:right w:val="single" w:color="auto" w:sz="12" w:space="0"/>
            </w:tcBorders>
          </w:tcPr>
          <w:p w14:paraId="2137027C">
            <w:pPr>
              <w:spacing w:before="156" w:beforeLines="50" w:line="240" w:lineRule="atLeast"/>
              <w:jc w:val="left"/>
              <w:rPr>
                <w:rFonts w:ascii="仿宋_GB2312" w:hAnsi="仿宋_GB2312" w:eastAsia="仿宋_GB2312"/>
                <w:sz w:val="24"/>
                <w:szCs w:val="24"/>
              </w:rPr>
            </w:pPr>
            <w:r>
              <w:rPr>
                <w:rFonts w:hint="eastAsia" w:ascii="仿宋_GB2312" w:hAnsi="仿宋_GB2312" w:eastAsia="仿宋_GB2312"/>
                <w:sz w:val="24"/>
                <w:szCs w:val="28"/>
              </w:rPr>
              <w:t>（包括经费预算及经费支出明细等）</w:t>
            </w:r>
          </w:p>
          <w:p w14:paraId="12660FE5">
            <w:pPr>
              <w:spacing w:line="360" w:lineRule="auto"/>
              <w:jc w:val="left"/>
              <w:rPr>
                <w:rFonts w:ascii="楷体" w:hAnsi="楷体" w:eastAsia="楷体"/>
                <w:sz w:val="24"/>
                <w:szCs w:val="24"/>
              </w:rPr>
            </w:pPr>
            <w:r>
              <w:rPr>
                <w:rFonts w:hint="eastAsia" w:ascii="楷体" w:hAnsi="楷体" w:eastAsia="楷体"/>
                <w:sz w:val="24"/>
                <w:szCs w:val="24"/>
              </w:rPr>
              <w:t>专用材料费</w:t>
            </w:r>
            <w:r>
              <w:rPr>
                <w:rFonts w:hint="eastAsia" w:ascii="楷体" w:hAnsi="楷体" w:eastAsia="楷体"/>
                <w:sz w:val="24"/>
                <w:szCs w:val="24"/>
                <w:u w:val="single"/>
              </w:rPr>
              <w:t xml:space="preserve">       </w:t>
            </w:r>
            <w:ins w:id="29" w:author="李佳昱" w:date="2026-04-03T11:21:15Z">
              <w:r>
                <w:rPr>
                  <w:rFonts w:hint="eastAsia" w:ascii="楷体" w:hAnsi="楷体" w:eastAsia="楷体"/>
                  <w:sz w:val="24"/>
                  <w:szCs w:val="24"/>
                  <w:u w:val="single"/>
                  <w:lang w:val="en-US" w:eastAsia="zh-CN"/>
                </w:rPr>
                <w:t>300</w:t>
              </w:r>
            </w:ins>
            <w:ins w:id="30" w:author="李佳昱" w:date="2026-04-03T11:21:16Z">
              <w:r>
                <w:rPr>
                  <w:rFonts w:hint="eastAsia" w:ascii="楷体" w:hAnsi="楷体" w:eastAsia="楷体"/>
                  <w:sz w:val="24"/>
                  <w:szCs w:val="24"/>
                  <w:u w:val="single"/>
                  <w:lang w:val="en-US" w:eastAsia="zh-CN"/>
                </w:rPr>
                <w:t>0</w:t>
              </w:r>
            </w:ins>
            <w:r>
              <w:rPr>
                <w:rFonts w:hint="eastAsia" w:ascii="楷体" w:hAnsi="楷体" w:eastAsia="楷体"/>
                <w:sz w:val="24"/>
                <w:szCs w:val="24"/>
                <w:u w:val="single"/>
              </w:rPr>
              <w:t xml:space="preserve">       </w:t>
            </w:r>
            <w:r>
              <w:rPr>
                <w:rFonts w:hint="eastAsia" w:ascii="楷体" w:hAnsi="楷体" w:eastAsia="楷体"/>
                <w:sz w:val="24"/>
                <w:szCs w:val="24"/>
              </w:rPr>
              <w:t>元；</w:t>
            </w:r>
          </w:p>
          <w:p w14:paraId="575BB200">
            <w:pPr>
              <w:spacing w:line="360" w:lineRule="auto"/>
              <w:jc w:val="left"/>
              <w:rPr>
                <w:rFonts w:ascii="楷体" w:hAnsi="楷体" w:eastAsia="楷体"/>
                <w:sz w:val="24"/>
                <w:szCs w:val="24"/>
              </w:rPr>
            </w:pPr>
            <w:r>
              <w:rPr>
                <w:rFonts w:hint="eastAsia" w:ascii="楷体" w:hAnsi="楷体" w:eastAsia="楷体"/>
                <w:sz w:val="24"/>
                <w:szCs w:val="24"/>
              </w:rPr>
              <w:t>印刷费与资料费</w:t>
            </w:r>
            <w:r>
              <w:rPr>
                <w:rFonts w:hint="eastAsia" w:ascii="楷体" w:hAnsi="楷体" w:eastAsia="楷体"/>
                <w:sz w:val="24"/>
                <w:szCs w:val="24"/>
                <w:u w:val="single"/>
              </w:rPr>
              <w:t xml:space="preserve">    </w:t>
            </w:r>
            <w:ins w:id="31" w:author="李佳昱" w:date="2026-04-03T11:21:12Z">
              <w:r>
                <w:rPr>
                  <w:rFonts w:hint="eastAsia" w:ascii="楷体" w:hAnsi="楷体" w:eastAsia="楷体"/>
                  <w:sz w:val="24"/>
                  <w:szCs w:val="24"/>
                  <w:u w:val="single"/>
                  <w:lang w:val="en-US" w:eastAsia="zh-CN"/>
                </w:rPr>
                <w:t>2000</w:t>
              </w:r>
            </w:ins>
            <w:r>
              <w:rPr>
                <w:rFonts w:hint="eastAsia" w:ascii="楷体" w:hAnsi="楷体" w:eastAsia="楷体"/>
                <w:sz w:val="24"/>
                <w:szCs w:val="24"/>
                <w:u w:val="single"/>
              </w:rPr>
              <w:t xml:space="preserve">    </w:t>
            </w:r>
            <w:r>
              <w:rPr>
                <w:rFonts w:hint="eastAsia" w:ascii="楷体" w:hAnsi="楷体" w:eastAsia="楷体"/>
                <w:sz w:val="24"/>
                <w:szCs w:val="24"/>
              </w:rPr>
              <w:t>元；</w:t>
            </w:r>
          </w:p>
          <w:p w14:paraId="74A5C686">
            <w:pPr>
              <w:spacing w:line="360" w:lineRule="auto"/>
              <w:jc w:val="left"/>
              <w:rPr>
                <w:rFonts w:ascii="楷体" w:hAnsi="楷体" w:eastAsia="楷体"/>
                <w:sz w:val="24"/>
                <w:szCs w:val="24"/>
              </w:rPr>
            </w:pPr>
            <w:r>
              <w:rPr>
                <w:rFonts w:hint="eastAsia" w:ascii="楷体" w:hAnsi="楷体" w:eastAsia="楷体"/>
                <w:sz w:val="24"/>
                <w:szCs w:val="24"/>
              </w:rPr>
              <w:t>交通与差旅费</w:t>
            </w:r>
            <w:r>
              <w:rPr>
                <w:rFonts w:hint="eastAsia" w:ascii="楷体" w:hAnsi="楷体" w:eastAsia="楷体"/>
                <w:sz w:val="24"/>
                <w:szCs w:val="24"/>
                <w:u w:val="single"/>
              </w:rPr>
              <w:t xml:space="preserve">     </w:t>
            </w:r>
            <w:ins w:id="32" w:author="李佳昱" w:date="2026-04-03T11:21:19Z">
              <w:r>
                <w:rPr>
                  <w:rFonts w:hint="eastAsia" w:ascii="楷体" w:hAnsi="楷体" w:eastAsia="楷体"/>
                  <w:sz w:val="24"/>
                  <w:szCs w:val="24"/>
                  <w:u w:val="single"/>
                  <w:lang w:val="en-US" w:eastAsia="zh-CN"/>
                </w:rPr>
                <w:t>2000</w:t>
              </w:r>
            </w:ins>
            <w:r>
              <w:rPr>
                <w:rFonts w:hint="eastAsia" w:ascii="楷体" w:hAnsi="楷体" w:eastAsia="楷体"/>
                <w:sz w:val="24"/>
                <w:szCs w:val="24"/>
                <w:u w:val="single"/>
              </w:rPr>
              <w:t xml:space="preserve">      </w:t>
            </w:r>
            <w:r>
              <w:rPr>
                <w:rFonts w:hint="eastAsia" w:ascii="楷体" w:hAnsi="楷体" w:eastAsia="楷体"/>
                <w:sz w:val="24"/>
                <w:szCs w:val="24"/>
              </w:rPr>
              <w:t>元；</w:t>
            </w:r>
          </w:p>
          <w:p w14:paraId="69E7F8C5">
            <w:pPr>
              <w:spacing w:line="360" w:lineRule="auto"/>
              <w:jc w:val="left"/>
              <w:rPr>
                <w:rFonts w:ascii="楷体" w:hAnsi="楷体" w:eastAsia="楷体"/>
                <w:sz w:val="24"/>
                <w:szCs w:val="24"/>
              </w:rPr>
            </w:pPr>
            <w:r>
              <w:rPr>
                <w:rFonts w:hint="eastAsia" w:ascii="楷体" w:hAnsi="楷体" w:eastAsia="楷体"/>
                <w:sz w:val="24"/>
                <w:szCs w:val="24"/>
              </w:rPr>
              <w:t>版面印刷费</w:t>
            </w:r>
            <w:r>
              <w:rPr>
                <w:rFonts w:hint="eastAsia" w:ascii="楷体" w:hAnsi="楷体" w:eastAsia="楷体"/>
                <w:sz w:val="24"/>
                <w:szCs w:val="24"/>
                <w:u w:val="single"/>
              </w:rPr>
              <w:t xml:space="preserve">       </w:t>
            </w:r>
            <w:ins w:id="33" w:author="李佳昱" w:date="2026-04-03T11:21:22Z">
              <w:r>
                <w:rPr>
                  <w:rFonts w:hint="eastAsia" w:ascii="楷体" w:hAnsi="楷体" w:eastAsia="楷体"/>
                  <w:sz w:val="24"/>
                  <w:szCs w:val="24"/>
                  <w:u w:val="single"/>
                  <w:lang w:val="en-US" w:eastAsia="zh-CN"/>
                </w:rPr>
                <w:t>2000</w:t>
              </w:r>
            </w:ins>
            <w:r>
              <w:rPr>
                <w:rFonts w:hint="eastAsia" w:ascii="楷体" w:hAnsi="楷体" w:eastAsia="楷体"/>
                <w:sz w:val="24"/>
                <w:szCs w:val="24"/>
                <w:u w:val="single"/>
              </w:rPr>
              <w:t xml:space="preserve">       </w:t>
            </w:r>
            <w:r>
              <w:rPr>
                <w:rFonts w:hint="eastAsia" w:ascii="楷体" w:hAnsi="楷体" w:eastAsia="楷体"/>
                <w:sz w:val="24"/>
                <w:szCs w:val="24"/>
              </w:rPr>
              <w:t>元；</w:t>
            </w:r>
          </w:p>
          <w:p w14:paraId="49E0C36B">
            <w:pPr>
              <w:spacing w:line="360" w:lineRule="auto"/>
              <w:jc w:val="left"/>
              <w:rPr>
                <w:rFonts w:ascii="楷体" w:hAnsi="楷体" w:eastAsia="楷体"/>
                <w:sz w:val="24"/>
                <w:szCs w:val="24"/>
              </w:rPr>
            </w:pPr>
            <w:r>
              <w:rPr>
                <w:rFonts w:hint="eastAsia" w:ascii="楷体" w:hAnsi="楷体" w:eastAsia="楷体"/>
                <w:sz w:val="24"/>
                <w:szCs w:val="24"/>
              </w:rPr>
              <w:t>邮电费</w:t>
            </w:r>
            <w:r>
              <w:rPr>
                <w:rFonts w:hint="eastAsia" w:ascii="楷体" w:hAnsi="楷体" w:eastAsia="楷体"/>
                <w:sz w:val="24"/>
                <w:szCs w:val="24"/>
                <w:u w:val="single"/>
              </w:rPr>
              <w:t xml:space="preserve">     </w:t>
            </w:r>
            <w:ins w:id="34" w:author="李佳昱" w:date="2026-04-03T11:21:02Z">
              <w:r>
                <w:rPr>
                  <w:rFonts w:hint="eastAsia" w:ascii="楷体" w:hAnsi="楷体" w:eastAsia="楷体"/>
                  <w:sz w:val="24"/>
                  <w:szCs w:val="24"/>
                  <w:u w:val="single"/>
                  <w:lang w:val="en-US" w:eastAsia="zh-CN"/>
                </w:rPr>
                <w:t>1</w:t>
              </w:r>
            </w:ins>
            <w:ins w:id="35" w:author="李佳昱" w:date="2026-04-03T11:21:03Z">
              <w:r>
                <w:rPr>
                  <w:rFonts w:hint="eastAsia" w:ascii="楷体" w:hAnsi="楷体" w:eastAsia="楷体"/>
                  <w:sz w:val="24"/>
                  <w:szCs w:val="24"/>
                  <w:u w:val="single"/>
                  <w:lang w:val="en-US" w:eastAsia="zh-CN"/>
                </w:rPr>
                <w:t>000</w:t>
              </w:r>
            </w:ins>
            <w:r>
              <w:rPr>
                <w:rFonts w:hint="eastAsia" w:ascii="楷体" w:hAnsi="楷体" w:eastAsia="楷体"/>
                <w:sz w:val="24"/>
                <w:szCs w:val="24"/>
                <w:u w:val="single"/>
              </w:rPr>
              <w:t xml:space="preserve">     </w:t>
            </w:r>
            <w:r>
              <w:rPr>
                <w:rFonts w:hint="eastAsia" w:ascii="楷体" w:hAnsi="楷体" w:eastAsia="楷体"/>
                <w:sz w:val="24"/>
                <w:szCs w:val="24"/>
              </w:rPr>
              <w:t>元；</w:t>
            </w:r>
          </w:p>
          <w:p w14:paraId="27910059">
            <w:pPr>
              <w:spacing w:line="360" w:lineRule="auto"/>
              <w:jc w:val="left"/>
              <w:rPr>
                <w:rFonts w:ascii="宋体" w:hAnsi="宋体"/>
                <w:u w:val="single"/>
              </w:rPr>
            </w:pPr>
          </w:p>
        </w:tc>
      </w:tr>
    </w:tbl>
    <w:p w14:paraId="5F8415EA">
      <w:pPr>
        <w:pStyle w:val="3"/>
        <w:spacing w:after="0"/>
        <w:ind w:right="-393" w:rightChars="-187"/>
        <w:rPr>
          <w:rFonts w:ascii="黑体" w:hAnsi="黑体" w:eastAsia="黑体"/>
          <w:b/>
          <w:bCs/>
          <w:sz w:val="28"/>
          <w:szCs w:val="28"/>
        </w:rPr>
      </w:pPr>
      <w:r>
        <w:rPr>
          <w:rFonts w:hint="eastAsia" w:ascii="黑体" w:hAnsi="黑体" w:eastAsia="黑体"/>
          <w:b/>
          <w:bCs/>
          <w:sz w:val="28"/>
          <w:szCs w:val="28"/>
        </w:rPr>
        <w:t>七、项目组承诺</w:t>
      </w:r>
    </w:p>
    <w:tbl>
      <w:tblPr>
        <w:tblStyle w:val="8"/>
        <w:tblW w:w="0" w:type="auto"/>
        <w:tblInd w:w="10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228"/>
      </w:tblGrid>
      <w:tr w14:paraId="464A8E6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169" w:hRule="atLeast"/>
        </w:trPr>
        <w:tc>
          <w:tcPr>
            <w:tcW w:w="9228" w:type="dxa"/>
          </w:tcPr>
          <w:p w14:paraId="6B4C28C9">
            <w:pPr>
              <w:pStyle w:val="3"/>
              <w:spacing w:before="120"/>
              <w:ind w:firstLine="3150" w:firstLineChars="1500"/>
              <w:rPr>
                <w:rFonts w:ascii="宋体" w:hAnsi="宋体"/>
              </w:rPr>
            </w:pPr>
          </w:p>
          <w:p w14:paraId="2DD64A3E">
            <w:pPr>
              <w:jc w:val="center"/>
              <w:rPr>
                <w:rFonts w:ascii="仿宋_GB2312" w:hAnsi="仿宋_GB2312" w:eastAsia="仿宋_GB2312"/>
                <w:b/>
                <w:sz w:val="24"/>
              </w:rPr>
            </w:pPr>
            <w:r>
              <w:rPr>
                <w:rFonts w:hint="eastAsia" w:ascii="仿宋_GB2312" w:hAnsi="仿宋_GB2312" w:eastAsia="仿宋_GB2312"/>
                <w:b/>
                <w:sz w:val="24"/>
              </w:rPr>
              <w:t>承 诺 书</w:t>
            </w:r>
          </w:p>
          <w:p w14:paraId="548B17FD">
            <w:pPr>
              <w:ind w:firstLine="720" w:firstLineChars="300"/>
              <w:rPr>
                <w:rFonts w:ascii="仿宋_GB2312" w:hAnsi="仿宋_GB2312" w:eastAsia="仿宋_GB2312"/>
                <w:sz w:val="24"/>
              </w:rPr>
            </w:pPr>
          </w:p>
          <w:p w14:paraId="025BFD19">
            <w:pPr>
              <w:ind w:firstLine="480" w:firstLineChars="200"/>
              <w:rPr>
                <w:rFonts w:ascii="仿宋_GB2312" w:hAnsi="仿宋_GB2312" w:eastAsia="仿宋_GB2312"/>
                <w:sz w:val="24"/>
              </w:rPr>
            </w:pPr>
            <w:r>
              <w:rPr>
                <w:rFonts w:hint="eastAsia" w:ascii="仿宋_GB2312" w:hAnsi="仿宋_GB2312" w:eastAsia="仿宋_GB2312"/>
                <w:sz w:val="24"/>
              </w:rPr>
              <w:t>以上所填内容真实可靠，本项目组承诺：该项目立项后，将严格遵守有关规定、遵守本申报书和预算表中规定的条款和内容，保证按计划进度完成项目任务。</w:t>
            </w:r>
          </w:p>
          <w:p w14:paraId="01453CE3">
            <w:pPr>
              <w:ind w:firstLine="480" w:firstLineChars="200"/>
              <w:rPr>
                <w:rFonts w:ascii="仿宋_GB2312" w:hAnsi="仿宋_GB2312" w:eastAsia="仿宋_GB2312"/>
                <w:sz w:val="24"/>
              </w:rPr>
            </w:pPr>
          </w:p>
          <w:p w14:paraId="7E5FF4D9">
            <w:pPr>
              <w:ind w:firstLine="720" w:firstLineChars="300"/>
              <w:rPr>
                <w:rFonts w:ascii="仿宋_GB2312" w:hAnsi="仿宋_GB2312" w:eastAsia="仿宋_GB2312"/>
                <w:sz w:val="24"/>
              </w:rPr>
            </w:pPr>
          </w:p>
          <w:p w14:paraId="42CFB183">
            <w:pPr>
              <w:ind w:firstLine="720" w:firstLineChars="300"/>
              <w:rPr>
                <w:rFonts w:ascii="仿宋_GB2312" w:hAnsi="仿宋_GB2312" w:eastAsia="仿宋_GB2312"/>
                <w:sz w:val="24"/>
              </w:rPr>
            </w:pPr>
          </w:p>
          <w:p w14:paraId="5B7EAD01">
            <w:pPr>
              <w:ind w:right="240" w:firstLine="720" w:firstLineChars="300"/>
              <w:jc w:val="center"/>
              <w:rPr>
                <w:rFonts w:ascii="仿宋_GB2312" w:hAnsi="仿宋_GB2312" w:eastAsia="仿宋_GB2312"/>
                <w:sz w:val="24"/>
              </w:rPr>
            </w:pPr>
            <w:r>
              <w:rPr>
                <w:rFonts w:hint="eastAsia" w:ascii="仿宋_GB2312" w:hAnsi="仿宋_GB2312" w:eastAsia="仿宋_GB2312"/>
                <w:sz w:val="24"/>
              </w:rPr>
              <w:t xml:space="preserve">                     项目组全体成员（签字）：              </w:t>
            </w:r>
          </w:p>
          <w:p w14:paraId="792B98B7">
            <w:pPr>
              <w:ind w:firstLine="720" w:firstLineChars="300"/>
              <w:rPr>
                <w:rFonts w:ascii="仿宋_GB2312" w:hAnsi="仿宋_GB2312" w:eastAsia="仿宋_GB2312"/>
                <w:sz w:val="24"/>
              </w:rPr>
            </w:pPr>
            <w:r>
              <w:rPr>
                <w:rFonts w:hint="eastAsia" w:ascii="仿宋_GB2312" w:hAnsi="仿宋_GB2312" w:eastAsia="仿宋_GB2312"/>
                <w:sz w:val="24"/>
              </w:rPr>
              <w:t xml:space="preserve">                                            </w:t>
            </w:r>
          </w:p>
          <w:p w14:paraId="64694FF7">
            <w:pPr>
              <w:ind w:firstLine="720" w:firstLineChars="300"/>
              <w:rPr>
                <w:rFonts w:ascii="仿宋_GB2312" w:hAnsi="仿宋_GB2312" w:eastAsia="仿宋_GB2312"/>
                <w:sz w:val="24"/>
              </w:rPr>
            </w:pPr>
          </w:p>
          <w:p w14:paraId="28E734A6">
            <w:pPr>
              <w:ind w:right="720" w:firstLine="720" w:firstLineChars="300"/>
              <w:rPr>
                <w:rFonts w:ascii="宋体" w:hAnsi="宋体"/>
              </w:rPr>
            </w:pPr>
            <w:r>
              <w:rPr>
                <w:rFonts w:hint="eastAsia" w:ascii="仿宋_GB2312" w:hAnsi="仿宋_GB2312" w:eastAsia="仿宋_GB2312"/>
                <w:sz w:val="24"/>
              </w:rPr>
              <w:t xml:space="preserve">                                            年  月  日</w:t>
            </w:r>
          </w:p>
        </w:tc>
      </w:tr>
    </w:tbl>
    <w:p w14:paraId="2107DF7F">
      <w:pPr>
        <w:pStyle w:val="3"/>
        <w:spacing w:after="0"/>
        <w:ind w:right="-393" w:rightChars="-187"/>
        <w:rPr>
          <w:rFonts w:ascii="黑体" w:hAnsi="黑体" w:eastAsia="黑体"/>
          <w:b/>
          <w:bCs/>
          <w:sz w:val="28"/>
          <w:szCs w:val="28"/>
        </w:rPr>
      </w:pPr>
      <w:r>
        <w:rPr>
          <w:rFonts w:hint="eastAsia" w:ascii="黑体" w:hAnsi="黑体" w:eastAsia="黑体"/>
          <w:b/>
          <w:bCs/>
          <w:sz w:val="28"/>
          <w:szCs w:val="28"/>
        </w:rPr>
        <w:t>八、指导老师意见</w:t>
      </w:r>
    </w:p>
    <w:tbl>
      <w:tblPr>
        <w:tblStyle w:val="8"/>
        <w:tblW w:w="9228" w:type="dxa"/>
        <w:tblInd w:w="10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228"/>
      </w:tblGrid>
      <w:tr w14:paraId="7F93861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298" w:hRule="atLeast"/>
        </w:trPr>
        <w:tc>
          <w:tcPr>
            <w:tcW w:w="9228" w:type="dxa"/>
          </w:tcPr>
          <w:p w14:paraId="0A2B1782">
            <w:pPr>
              <w:rPr>
                <w:rFonts w:ascii="仿宋_GB2312" w:hAnsi="仿宋_GB2312" w:eastAsia="仿宋_GB2312"/>
                <w:sz w:val="24"/>
              </w:rPr>
            </w:pPr>
          </w:p>
          <w:p w14:paraId="4C3508F4">
            <w:pPr>
              <w:rPr>
                <w:rFonts w:ascii="仿宋_GB2312" w:hAnsi="仿宋_GB2312" w:eastAsia="仿宋_GB2312"/>
                <w:sz w:val="24"/>
              </w:rPr>
            </w:pPr>
          </w:p>
          <w:p w14:paraId="2CC8B9FD">
            <w:pPr>
              <w:rPr>
                <w:rFonts w:ascii="仿宋_GB2312" w:hAnsi="仿宋_GB2312" w:eastAsia="仿宋_GB2312"/>
                <w:sz w:val="24"/>
              </w:rPr>
            </w:pPr>
          </w:p>
          <w:p w14:paraId="160BFF52">
            <w:pPr>
              <w:ind w:right="480" w:firstLine="4800" w:firstLineChars="2000"/>
              <w:rPr>
                <w:rFonts w:ascii="仿宋_GB2312" w:hAnsi="仿宋_GB2312" w:eastAsia="仿宋_GB2312"/>
                <w:sz w:val="24"/>
              </w:rPr>
            </w:pPr>
            <w:r>
              <w:rPr>
                <w:rFonts w:hint="eastAsia" w:ascii="仿宋_GB2312" w:hAnsi="仿宋_GB2312" w:eastAsia="仿宋_GB2312"/>
                <w:sz w:val="24"/>
              </w:rPr>
              <w:t>指导老师（签字）：</w:t>
            </w:r>
          </w:p>
          <w:p w14:paraId="518CDD78">
            <w:pPr>
              <w:ind w:right="480" w:firstLine="5520" w:firstLineChars="2300"/>
              <w:rPr>
                <w:rFonts w:ascii="仿宋_GB2312" w:hAnsi="仿宋_GB2312" w:eastAsia="仿宋_GB2312"/>
                <w:sz w:val="24"/>
              </w:rPr>
            </w:pPr>
          </w:p>
          <w:p w14:paraId="43C1B2E0">
            <w:pPr>
              <w:ind w:right="1200" w:firstLine="720" w:firstLineChars="300"/>
              <w:jc w:val="center"/>
              <w:rPr>
                <w:rFonts w:ascii="宋体" w:hAnsi="宋体"/>
              </w:rPr>
            </w:pPr>
            <w:r>
              <w:rPr>
                <w:rFonts w:hint="eastAsia" w:ascii="仿宋_GB2312" w:hAnsi="仿宋_GB2312" w:eastAsia="仿宋_GB2312"/>
                <w:sz w:val="24"/>
              </w:rPr>
              <w:t xml:space="preserve">                                      年  月  日</w:t>
            </w:r>
          </w:p>
        </w:tc>
      </w:tr>
    </w:tbl>
    <w:p w14:paraId="04DBB5A3">
      <w:pPr>
        <w:pStyle w:val="3"/>
        <w:spacing w:after="0"/>
        <w:ind w:right="-393" w:rightChars="-187"/>
        <w:rPr>
          <w:rFonts w:ascii="黑体" w:hAnsi="黑体" w:eastAsia="黑体"/>
          <w:b/>
          <w:bCs/>
          <w:sz w:val="28"/>
          <w:szCs w:val="28"/>
        </w:rPr>
      </w:pPr>
      <w:r>
        <w:rPr>
          <w:rFonts w:hint="eastAsia" w:ascii="黑体" w:hAnsi="黑体" w:eastAsia="黑体"/>
          <w:b/>
          <w:bCs/>
          <w:sz w:val="28"/>
          <w:szCs w:val="28"/>
        </w:rPr>
        <w:t>九、院（系）专家组意见</w:t>
      </w:r>
    </w:p>
    <w:tbl>
      <w:tblPr>
        <w:tblStyle w:val="8"/>
        <w:tblW w:w="0" w:type="auto"/>
        <w:tblInd w:w="10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228"/>
      </w:tblGrid>
      <w:tr w14:paraId="6376B0F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142" w:hRule="atLeast"/>
        </w:trPr>
        <w:tc>
          <w:tcPr>
            <w:tcW w:w="9228" w:type="dxa"/>
          </w:tcPr>
          <w:p w14:paraId="3F68C892">
            <w:pPr>
              <w:rPr>
                <w:rFonts w:ascii="仿宋_GB2312" w:hAnsi="仿宋_GB2312" w:eastAsia="仿宋_GB2312"/>
                <w:sz w:val="24"/>
              </w:rPr>
            </w:pPr>
          </w:p>
          <w:p w14:paraId="0687D0C1">
            <w:pPr>
              <w:rPr>
                <w:rFonts w:ascii="仿宋_GB2312" w:hAnsi="仿宋_GB2312" w:eastAsia="仿宋_GB2312"/>
                <w:sz w:val="24"/>
              </w:rPr>
            </w:pPr>
          </w:p>
          <w:p w14:paraId="6044F846">
            <w:pPr>
              <w:rPr>
                <w:rFonts w:ascii="仿宋_GB2312" w:hAnsi="仿宋_GB2312" w:eastAsia="仿宋_GB2312"/>
                <w:sz w:val="24"/>
              </w:rPr>
            </w:pPr>
          </w:p>
          <w:p w14:paraId="6087EF6B">
            <w:pPr>
              <w:rPr>
                <w:rFonts w:ascii="仿宋_GB2312" w:hAnsi="仿宋_GB2312" w:eastAsia="仿宋_GB2312"/>
                <w:sz w:val="24"/>
              </w:rPr>
            </w:pPr>
          </w:p>
          <w:p w14:paraId="22852E4C">
            <w:pPr>
              <w:spacing w:line="360" w:lineRule="auto"/>
              <w:ind w:right="480" w:firstLine="5520" w:firstLineChars="2300"/>
              <w:rPr>
                <w:rFonts w:ascii="仿宋_GB2312" w:hAnsi="仿宋_GB2312" w:eastAsia="仿宋_GB2312"/>
                <w:sz w:val="24"/>
              </w:rPr>
            </w:pPr>
            <w:r>
              <w:rPr>
                <w:rFonts w:hint="eastAsia" w:ascii="仿宋_GB2312" w:hAnsi="仿宋_GB2312" w:eastAsia="仿宋_GB2312"/>
                <w:sz w:val="24"/>
              </w:rPr>
              <w:t>专家组组长（签字）：</w:t>
            </w:r>
          </w:p>
          <w:p w14:paraId="057531E6">
            <w:pPr>
              <w:spacing w:line="360" w:lineRule="auto"/>
              <w:ind w:right="1200" w:firstLine="720" w:firstLineChars="300"/>
              <w:jc w:val="center"/>
              <w:rPr>
                <w:rFonts w:ascii="宋体" w:hAnsi="宋体"/>
              </w:rPr>
            </w:pPr>
            <w:r>
              <w:rPr>
                <w:rFonts w:hint="eastAsia" w:ascii="仿宋_GB2312" w:hAnsi="仿宋_GB2312" w:eastAsia="仿宋_GB2312"/>
                <w:sz w:val="24"/>
              </w:rPr>
              <w:t xml:space="preserve">                                        年 　月　 日</w:t>
            </w:r>
          </w:p>
        </w:tc>
      </w:tr>
    </w:tbl>
    <w:p w14:paraId="55DC43C1">
      <w:pPr>
        <w:pStyle w:val="3"/>
        <w:spacing w:after="0"/>
        <w:ind w:right="-393" w:rightChars="-187"/>
        <w:rPr>
          <w:rFonts w:ascii="黑体" w:hAnsi="黑体" w:eastAsia="黑体"/>
          <w:b/>
          <w:bCs/>
          <w:sz w:val="28"/>
          <w:szCs w:val="28"/>
        </w:rPr>
      </w:pPr>
      <w:r>
        <w:rPr>
          <w:rFonts w:hint="eastAsia" w:ascii="黑体" w:hAnsi="黑体" w:eastAsia="黑体"/>
          <w:b/>
          <w:bCs/>
          <w:sz w:val="28"/>
          <w:szCs w:val="28"/>
        </w:rPr>
        <w:t>十、学校审核意见：</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3"/>
      </w:tblGrid>
      <w:tr w14:paraId="794D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12" w:hRule="atLeast"/>
        </w:trPr>
        <w:tc>
          <w:tcPr>
            <w:tcW w:w="9213" w:type="dxa"/>
            <w:tcBorders>
              <w:top w:val="single" w:color="auto" w:sz="12" w:space="0"/>
              <w:left w:val="single" w:color="auto" w:sz="12" w:space="0"/>
              <w:bottom w:val="single" w:color="auto" w:sz="12" w:space="0"/>
              <w:right w:val="single" w:color="auto" w:sz="12" w:space="0"/>
            </w:tcBorders>
          </w:tcPr>
          <w:p w14:paraId="39F3254E">
            <w:pPr>
              <w:spacing w:line="440" w:lineRule="exact"/>
              <w:jc w:val="left"/>
              <w:rPr>
                <w:rFonts w:ascii="仿宋_GB2312" w:eastAsia="仿宋_GB2312"/>
                <w:sz w:val="24"/>
              </w:rPr>
            </w:pPr>
          </w:p>
          <w:p w14:paraId="6A2D71FA">
            <w:pPr>
              <w:spacing w:line="440" w:lineRule="exact"/>
              <w:jc w:val="left"/>
              <w:rPr>
                <w:rFonts w:ascii="仿宋_GB2312" w:eastAsia="仿宋_GB2312"/>
                <w:sz w:val="24"/>
              </w:rPr>
            </w:pPr>
          </w:p>
          <w:p w14:paraId="1B7A3967">
            <w:pPr>
              <w:spacing w:line="440" w:lineRule="exact"/>
              <w:jc w:val="left"/>
              <w:rPr>
                <w:rFonts w:ascii="仿宋_GB2312" w:eastAsia="仿宋_GB2312"/>
                <w:sz w:val="24"/>
              </w:rPr>
            </w:pPr>
          </w:p>
          <w:p w14:paraId="577B7FF8">
            <w:pPr>
              <w:pStyle w:val="3"/>
              <w:spacing w:before="120"/>
              <w:ind w:right="1080"/>
              <w:jc w:val="center"/>
              <w:rPr>
                <w:rFonts w:ascii="仿宋_GB2312" w:hAnsi="仿宋_GB2312" w:eastAsia="仿宋_GB2312"/>
                <w:sz w:val="24"/>
              </w:rPr>
            </w:pPr>
            <w:r>
              <w:rPr>
                <w:rFonts w:hint="eastAsia" w:ascii="仿宋_GB2312" w:hAnsi="仿宋_GB2312" w:eastAsia="仿宋_GB2312"/>
                <w:sz w:val="24"/>
              </w:rPr>
              <w:t xml:space="preserve">                                             （盖章）</w:t>
            </w:r>
          </w:p>
          <w:p w14:paraId="65D57468">
            <w:pPr>
              <w:ind w:right="600"/>
              <w:rPr>
                <w:rFonts w:ascii="仿宋_GB2312" w:eastAsia="仿宋_GB2312"/>
                <w:sz w:val="24"/>
              </w:rPr>
            </w:pPr>
            <w:r>
              <w:rPr>
                <w:rFonts w:hint="eastAsia" w:ascii="仿宋_GB2312" w:hAnsi="仿宋_GB2312" w:eastAsia="仿宋_GB2312"/>
                <w:sz w:val="24"/>
              </w:rPr>
              <w:t xml:space="preserve">                                                 年   月   </w:t>
            </w:r>
            <w:r>
              <w:rPr>
                <w:rFonts w:hint="eastAsia" w:ascii="仿宋_GB2312" w:eastAsia="仿宋_GB2312"/>
                <w:sz w:val="24"/>
              </w:rPr>
              <w:t>日</w:t>
            </w:r>
          </w:p>
        </w:tc>
      </w:tr>
    </w:tbl>
    <w:p w14:paraId="143FEA43">
      <w:pPr>
        <w:pStyle w:val="3"/>
        <w:spacing w:after="0"/>
        <w:ind w:right="-393" w:rightChars="-187"/>
        <w:rPr>
          <w:rFonts w:ascii="黑体" w:hAnsi="黑体" w:eastAsia="黑体"/>
          <w:b/>
          <w:bCs/>
          <w:sz w:val="28"/>
          <w:szCs w:val="28"/>
        </w:rPr>
      </w:pPr>
    </w:p>
    <w:sectPr>
      <w:footerReference r:id="rId5" w:type="default"/>
      <w:pgSz w:w="11907" w:h="16840"/>
      <w:pgMar w:top="1304" w:right="1247" w:bottom="1247" w:left="1304"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Malgun Gothic Semilight"/>
    <w:panose1 w:val="00000000000000000000"/>
    <w:charset w:val="86"/>
    <w:family w:val="auto"/>
    <w:pitch w:val="default"/>
    <w:sig w:usb0="00000000" w:usb1="00000000" w:usb2="00000010" w:usb3="00000000" w:csb0="00040000" w:csb1="00000000"/>
  </w:font>
  <w:font w:name="Malgun Gothic Semilight">
    <w:panose1 w:val="020B0502040204020203"/>
    <w:charset w:val="86"/>
    <w:family w:val="auto"/>
    <w:pitch w:val="default"/>
    <w:sig w:usb0="900002AF" w:usb1="01D77CFB" w:usb2="00000012" w:usb3="00000000" w:csb0="203E01BD" w:csb1="D7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sans-serif">
    <w:altName w:val="Calibri"/>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49F6F">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C32DD">
    <w:pPr>
      <w:pStyle w:val="5"/>
      <w:framePr w:wrap="around" w:vAnchor="text" w:hAnchor="margin" w:xAlign="center" w:y="2"/>
      <w:rPr>
        <w:rStyle w:val="10"/>
      </w:rPr>
    </w:pPr>
    <w:r>
      <w:fldChar w:fldCharType="begin"/>
    </w:r>
    <w:r>
      <w:rPr>
        <w:rStyle w:val="10"/>
      </w:rPr>
      <w:instrText xml:space="preserve">PAGE  </w:instrText>
    </w:r>
    <w:r>
      <w:fldChar w:fldCharType="separate"/>
    </w:r>
    <w:r>
      <w:rPr>
        <w:rStyle w:val="10"/>
      </w:rPr>
      <w:t>2</w:t>
    </w:r>
    <w:r>
      <w:fldChar w:fldCharType="end"/>
    </w:r>
  </w:p>
  <w:p w14:paraId="754F2BFE">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8293983"/>
    </w:sdtPr>
    <w:sdtContent>
      <w:p w14:paraId="7A28B4C8">
        <w:pPr>
          <w:pStyle w:val="5"/>
          <w:jc w:val="center"/>
        </w:pPr>
        <w:r>
          <w:fldChar w:fldCharType="begin"/>
        </w:r>
        <w:r>
          <w:instrText xml:space="preserve">PAGE   \* MERGEFORMAT</w:instrText>
        </w:r>
        <w:r>
          <w:fldChar w:fldCharType="separate"/>
        </w:r>
        <w:r>
          <w:rPr>
            <w:lang w:val="zh-CN"/>
          </w:rPr>
          <w:t>6</w:t>
        </w:r>
        <w:r>
          <w:fldChar w:fldCharType="end"/>
        </w:r>
      </w:p>
    </w:sdtContent>
  </w:sdt>
  <w:p w14:paraId="76A78BF0">
    <w:pPr>
      <w:pStyle w:val="5"/>
      <w:ind w:right="360"/>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iyi Li">
    <w15:presenceInfo w15:providerId="Windows Live" w15:userId="be58ce142fffbe5e"/>
  </w15:person>
  <w15:person w15:author="李佳昱">
    <w15:presenceInfo w15:providerId="WPS Office" w15:userId="31261144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84C"/>
    <w:rsid w:val="00012231"/>
    <w:rsid w:val="00025491"/>
    <w:rsid w:val="00032612"/>
    <w:rsid w:val="00050F84"/>
    <w:rsid w:val="00050FD0"/>
    <w:rsid w:val="00057554"/>
    <w:rsid w:val="0006555A"/>
    <w:rsid w:val="00065607"/>
    <w:rsid w:val="000766C6"/>
    <w:rsid w:val="00085FD0"/>
    <w:rsid w:val="00090429"/>
    <w:rsid w:val="000C2DCD"/>
    <w:rsid w:val="000C3D13"/>
    <w:rsid w:val="000D4C13"/>
    <w:rsid w:val="000D6B8C"/>
    <w:rsid w:val="000E1CE0"/>
    <w:rsid w:val="000E2C3D"/>
    <w:rsid w:val="00106E67"/>
    <w:rsid w:val="0010780D"/>
    <w:rsid w:val="0012485F"/>
    <w:rsid w:val="00131214"/>
    <w:rsid w:val="00135C6E"/>
    <w:rsid w:val="0016263E"/>
    <w:rsid w:val="0016648B"/>
    <w:rsid w:val="00171329"/>
    <w:rsid w:val="001842B2"/>
    <w:rsid w:val="001910EB"/>
    <w:rsid w:val="001A023F"/>
    <w:rsid w:val="001A1D16"/>
    <w:rsid w:val="001B5B90"/>
    <w:rsid w:val="001B5EA4"/>
    <w:rsid w:val="001B78E8"/>
    <w:rsid w:val="001C24BA"/>
    <w:rsid w:val="001C6107"/>
    <w:rsid w:val="001D0DAF"/>
    <w:rsid w:val="001E08BE"/>
    <w:rsid w:val="00220137"/>
    <w:rsid w:val="00222C09"/>
    <w:rsid w:val="002252FE"/>
    <w:rsid w:val="00230D82"/>
    <w:rsid w:val="00230F6A"/>
    <w:rsid w:val="00247F2B"/>
    <w:rsid w:val="00266055"/>
    <w:rsid w:val="002741D0"/>
    <w:rsid w:val="00291CA4"/>
    <w:rsid w:val="002A1AE1"/>
    <w:rsid w:val="002B05DB"/>
    <w:rsid w:val="002B130D"/>
    <w:rsid w:val="002B78D9"/>
    <w:rsid w:val="002E4BB4"/>
    <w:rsid w:val="00301C49"/>
    <w:rsid w:val="003053F6"/>
    <w:rsid w:val="00316258"/>
    <w:rsid w:val="00320E68"/>
    <w:rsid w:val="00323C70"/>
    <w:rsid w:val="003348C7"/>
    <w:rsid w:val="00341C92"/>
    <w:rsid w:val="00357485"/>
    <w:rsid w:val="00362E86"/>
    <w:rsid w:val="00380A51"/>
    <w:rsid w:val="00385292"/>
    <w:rsid w:val="003860AB"/>
    <w:rsid w:val="0039649F"/>
    <w:rsid w:val="003A5B27"/>
    <w:rsid w:val="003A5D8A"/>
    <w:rsid w:val="003B4FF4"/>
    <w:rsid w:val="003C7BE6"/>
    <w:rsid w:val="00405D51"/>
    <w:rsid w:val="004166CF"/>
    <w:rsid w:val="004222EB"/>
    <w:rsid w:val="00424027"/>
    <w:rsid w:val="00452457"/>
    <w:rsid w:val="0045470C"/>
    <w:rsid w:val="004575D2"/>
    <w:rsid w:val="00471434"/>
    <w:rsid w:val="004841A4"/>
    <w:rsid w:val="00484489"/>
    <w:rsid w:val="004B7D10"/>
    <w:rsid w:val="004D1F26"/>
    <w:rsid w:val="004D560D"/>
    <w:rsid w:val="004E3D85"/>
    <w:rsid w:val="004F1AB4"/>
    <w:rsid w:val="00501CA9"/>
    <w:rsid w:val="0052092C"/>
    <w:rsid w:val="00525970"/>
    <w:rsid w:val="00537A24"/>
    <w:rsid w:val="00541B72"/>
    <w:rsid w:val="00564885"/>
    <w:rsid w:val="00592019"/>
    <w:rsid w:val="005A5423"/>
    <w:rsid w:val="005B1E51"/>
    <w:rsid w:val="005B31AA"/>
    <w:rsid w:val="005B4133"/>
    <w:rsid w:val="005B634A"/>
    <w:rsid w:val="005C784C"/>
    <w:rsid w:val="005D3E54"/>
    <w:rsid w:val="005E100B"/>
    <w:rsid w:val="005E65EB"/>
    <w:rsid w:val="00605F09"/>
    <w:rsid w:val="00606DA9"/>
    <w:rsid w:val="0061245D"/>
    <w:rsid w:val="006159C4"/>
    <w:rsid w:val="00617BF7"/>
    <w:rsid w:val="00651227"/>
    <w:rsid w:val="006718B1"/>
    <w:rsid w:val="006761C3"/>
    <w:rsid w:val="006764BC"/>
    <w:rsid w:val="006805B9"/>
    <w:rsid w:val="00681C4F"/>
    <w:rsid w:val="00687C3B"/>
    <w:rsid w:val="006939BA"/>
    <w:rsid w:val="006B77F7"/>
    <w:rsid w:val="006D7827"/>
    <w:rsid w:val="006E246D"/>
    <w:rsid w:val="006F3AED"/>
    <w:rsid w:val="00707798"/>
    <w:rsid w:val="00710852"/>
    <w:rsid w:val="00714FBB"/>
    <w:rsid w:val="00716FAF"/>
    <w:rsid w:val="00734BD7"/>
    <w:rsid w:val="00735598"/>
    <w:rsid w:val="00737D2A"/>
    <w:rsid w:val="00745F97"/>
    <w:rsid w:val="0076165F"/>
    <w:rsid w:val="00766D46"/>
    <w:rsid w:val="007953F6"/>
    <w:rsid w:val="007A4E0A"/>
    <w:rsid w:val="007B0172"/>
    <w:rsid w:val="007B15B9"/>
    <w:rsid w:val="007C33A7"/>
    <w:rsid w:val="007E4538"/>
    <w:rsid w:val="00805AD1"/>
    <w:rsid w:val="00813314"/>
    <w:rsid w:val="0083693E"/>
    <w:rsid w:val="008401E5"/>
    <w:rsid w:val="00840E16"/>
    <w:rsid w:val="008422F5"/>
    <w:rsid w:val="00851B7D"/>
    <w:rsid w:val="008754DE"/>
    <w:rsid w:val="0087684D"/>
    <w:rsid w:val="008A15C8"/>
    <w:rsid w:val="008A690C"/>
    <w:rsid w:val="008A697B"/>
    <w:rsid w:val="008B100D"/>
    <w:rsid w:val="008C206B"/>
    <w:rsid w:val="008D045D"/>
    <w:rsid w:val="0090021A"/>
    <w:rsid w:val="009016EA"/>
    <w:rsid w:val="009416FC"/>
    <w:rsid w:val="00947122"/>
    <w:rsid w:val="009746CD"/>
    <w:rsid w:val="009A7F34"/>
    <w:rsid w:val="009C7763"/>
    <w:rsid w:val="009D27DC"/>
    <w:rsid w:val="009E0BE2"/>
    <w:rsid w:val="00A063A2"/>
    <w:rsid w:val="00A11673"/>
    <w:rsid w:val="00A12481"/>
    <w:rsid w:val="00A222FC"/>
    <w:rsid w:val="00A56975"/>
    <w:rsid w:val="00A60FD6"/>
    <w:rsid w:val="00A6551D"/>
    <w:rsid w:val="00A67BD3"/>
    <w:rsid w:val="00AA10BE"/>
    <w:rsid w:val="00AA27CB"/>
    <w:rsid w:val="00AA2EB2"/>
    <w:rsid w:val="00AC09C4"/>
    <w:rsid w:val="00AC3F9A"/>
    <w:rsid w:val="00AE0A10"/>
    <w:rsid w:val="00AF09A8"/>
    <w:rsid w:val="00AF5CD6"/>
    <w:rsid w:val="00B159EB"/>
    <w:rsid w:val="00B1695E"/>
    <w:rsid w:val="00B36626"/>
    <w:rsid w:val="00B44B2D"/>
    <w:rsid w:val="00B44CD7"/>
    <w:rsid w:val="00B5080E"/>
    <w:rsid w:val="00B52CF5"/>
    <w:rsid w:val="00B6006F"/>
    <w:rsid w:val="00B67792"/>
    <w:rsid w:val="00B73123"/>
    <w:rsid w:val="00B91EEB"/>
    <w:rsid w:val="00B949F4"/>
    <w:rsid w:val="00BA21E6"/>
    <w:rsid w:val="00C07F7D"/>
    <w:rsid w:val="00C1015C"/>
    <w:rsid w:val="00C24E03"/>
    <w:rsid w:val="00C32682"/>
    <w:rsid w:val="00C378B0"/>
    <w:rsid w:val="00C416CF"/>
    <w:rsid w:val="00C65050"/>
    <w:rsid w:val="00CB47D6"/>
    <w:rsid w:val="00CB5D4F"/>
    <w:rsid w:val="00CB7597"/>
    <w:rsid w:val="00CC55D3"/>
    <w:rsid w:val="00CE0DF0"/>
    <w:rsid w:val="00CF3C80"/>
    <w:rsid w:val="00D03541"/>
    <w:rsid w:val="00D07D90"/>
    <w:rsid w:val="00D2231C"/>
    <w:rsid w:val="00D314DD"/>
    <w:rsid w:val="00D70832"/>
    <w:rsid w:val="00D8035C"/>
    <w:rsid w:val="00D8377B"/>
    <w:rsid w:val="00D850EE"/>
    <w:rsid w:val="00D92006"/>
    <w:rsid w:val="00D931AA"/>
    <w:rsid w:val="00DA38EE"/>
    <w:rsid w:val="00DA73B7"/>
    <w:rsid w:val="00DB09A5"/>
    <w:rsid w:val="00DD4315"/>
    <w:rsid w:val="00DE0532"/>
    <w:rsid w:val="00E04B7B"/>
    <w:rsid w:val="00E40B6F"/>
    <w:rsid w:val="00E412F8"/>
    <w:rsid w:val="00E45E47"/>
    <w:rsid w:val="00E50FE7"/>
    <w:rsid w:val="00E66CFB"/>
    <w:rsid w:val="00E67A7B"/>
    <w:rsid w:val="00E74475"/>
    <w:rsid w:val="00E7617B"/>
    <w:rsid w:val="00E90229"/>
    <w:rsid w:val="00EA6509"/>
    <w:rsid w:val="00EC289A"/>
    <w:rsid w:val="00EC73F8"/>
    <w:rsid w:val="00ED19E8"/>
    <w:rsid w:val="00ED56D5"/>
    <w:rsid w:val="00ED5A3C"/>
    <w:rsid w:val="00EE7DE6"/>
    <w:rsid w:val="00F21799"/>
    <w:rsid w:val="00F26543"/>
    <w:rsid w:val="00F302EB"/>
    <w:rsid w:val="00F354B1"/>
    <w:rsid w:val="00F413EB"/>
    <w:rsid w:val="00F44C65"/>
    <w:rsid w:val="00F54145"/>
    <w:rsid w:val="00F67102"/>
    <w:rsid w:val="00F75215"/>
    <w:rsid w:val="00F75695"/>
    <w:rsid w:val="00F96470"/>
    <w:rsid w:val="00FA1A7A"/>
    <w:rsid w:val="00FC1884"/>
    <w:rsid w:val="00FC479B"/>
    <w:rsid w:val="00FD1D50"/>
    <w:rsid w:val="00FE1C7D"/>
    <w:rsid w:val="00FF1211"/>
    <w:rsid w:val="00FF5F11"/>
    <w:rsid w:val="059B7B66"/>
    <w:rsid w:val="0AD95DE0"/>
    <w:rsid w:val="0C9E6C42"/>
    <w:rsid w:val="118B3EAC"/>
    <w:rsid w:val="36153160"/>
    <w:rsid w:val="4ED403DE"/>
    <w:rsid w:val="507571D2"/>
    <w:rsid w:val="59B737A0"/>
    <w:rsid w:val="62970D53"/>
    <w:rsid w:val="6C525D8A"/>
    <w:rsid w:val="7D620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link w:val="11"/>
    <w:qFormat/>
    <w:uiPriority w:val="0"/>
    <w:pPr>
      <w:spacing w:after="120"/>
    </w:pPr>
    <w:rPr>
      <w:szCs w:val="24"/>
    </w:rPr>
  </w:style>
  <w:style w:type="paragraph" w:styleId="4">
    <w:name w:val="Balloon Text"/>
    <w:basedOn w:val="1"/>
    <w:link w:val="15"/>
    <w:semiHidden/>
    <w:unhideWhenUsed/>
    <w:qFormat/>
    <w:uiPriority w:val="99"/>
    <w:rPr>
      <w:sz w:val="18"/>
      <w:szCs w:val="18"/>
    </w:rPr>
  </w:style>
  <w:style w:type="paragraph" w:styleId="5">
    <w:name w:val="footer"/>
    <w:basedOn w:val="1"/>
    <w:link w:val="12"/>
    <w:qFormat/>
    <w:uiPriority w:val="99"/>
    <w:pPr>
      <w:tabs>
        <w:tab w:val="center" w:pos="4153"/>
        <w:tab w:val="right" w:pos="8306"/>
      </w:tabs>
      <w:autoSpaceDE w:val="0"/>
      <w:autoSpaceDN w:val="0"/>
      <w:adjustRightInd w:val="0"/>
      <w:snapToGrid w:val="0"/>
      <w:jc w:val="left"/>
      <w:textAlignment w:val="baseline"/>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jc w:val="left"/>
    </w:pPr>
    <w:rPr>
      <w:kern w:val="0"/>
      <w:sz w:val="24"/>
    </w:rPr>
  </w:style>
  <w:style w:type="character" w:styleId="10">
    <w:name w:val="page number"/>
    <w:basedOn w:val="9"/>
    <w:qFormat/>
    <w:uiPriority w:val="0"/>
    <w:rPr>
      <w:sz w:val="24"/>
      <w:szCs w:val="24"/>
    </w:rPr>
  </w:style>
  <w:style w:type="character" w:customStyle="1" w:styleId="11">
    <w:name w:val="正文文本 字符"/>
    <w:basedOn w:val="9"/>
    <w:link w:val="3"/>
    <w:qFormat/>
    <w:uiPriority w:val="0"/>
    <w:rPr>
      <w:rFonts w:ascii="Calibri" w:hAnsi="Calibri" w:eastAsia="宋体" w:cs="Times New Roman"/>
      <w:szCs w:val="24"/>
    </w:rPr>
  </w:style>
  <w:style w:type="character" w:customStyle="1" w:styleId="12">
    <w:name w:val="页脚 字符"/>
    <w:basedOn w:val="9"/>
    <w:link w:val="5"/>
    <w:qFormat/>
    <w:uiPriority w:val="99"/>
    <w:rPr>
      <w:rFonts w:ascii="Calibri" w:hAnsi="Calibri" w:eastAsia="宋体" w:cs="Times New Roman"/>
      <w:sz w:val="18"/>
      <w:szCs w:val="18"/>
    </w:rPr>
  </w:style>
  <w:style w:type="character" w:customStyle="1" w:styleId="13">
    <w:name w:val="页眉 字符"/>
    <w:basedOn w:val="9"/>
    <w:link w:val="6"/>
    <w:qFormat/>
    <w:uiPriority w:val="99"/>
    <w:rPr>
      <w:rFonts w:ascii="Calibri" w:hAnsi="Calibri" w:eastAsia="宋体" w:cs="Times New Roman"/>
      <w:sz w:val="18"/>
      <w:szCs w:val="18"/>
    </w:rPr>
  </w:style>
  <w:style w:type="paragraph" w:styleId="14">
    <w:name w:val="List Paragraph"/>
    <w:basedOn w:val="1"/>
    <w:qFormat/>
    <w:uiPriority w:val="34"/>
    <w:pPr>
      <w:ind w:firstLine="420" w:firstLineChars="200"/>
    </w:pPr>
  </w:style>
  <w:style w:type="character" w:customStyle="1" w:styleId="15">
    <w:name w:val="批注框文本 字符"/>
    <w:basedOn w:val="9"/>
    <w:link w:val="4"/>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10</Pages>
  <Words>3432</Words>
  <Characters>3559</Characters>
  <Lines>33</Lines>
  <Paragraphs>9</Paragraphs>
  <TotalTime>2</TotalTime>
  <ScaleCrop>false</ScaleCrop>
  <LinksUpToDate>false</LinksUpToDate>
  <CharactersWithSpaces>4367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2017-12-19T01:08:00Z</dcterms:created>
  <dc:creator>TL3050</dc:creator>
  <cp:lastModifiedBy>李佳昱</cp:lastModifiedBy>
  <cp:lastPrinted>2017-12-19T07:50:00Z</cp:lastPrinted>
  <dcterms:modified xsi:type="dcterms:W3CDTF">2026-04-03T03:28:42Z</dcterms:modified>
  <cp:revision>314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eyJoZGlkIjoiZmRmM2IwM2ZhY2U1OGE4OWVkMjMzM2I4NzQ1NzA3MTIiLCJ1c2VySWQiOiIxNjM3MzcyMDUyIn0=</vt:lpwstr>
  </property>
  <property fmtid="{D5CDD505-2E9C-101B-9397-08002B2CF9AE}" pid="3" name="KSOProductBuildVer">
    <vt:lpwstr>2052-12.1.0.23542</vt:lpwstr>
  </property>
  <property fmtid="{D5CDD505-2E9C-101B-9397-08002B2CF9AE}" pid="4" name="ICV">
    <vt:lpwstr>D8558F52668146249322A8EDFE28FE6C_13</vt:lpwstr>
  </property>
</Properties>
</file>